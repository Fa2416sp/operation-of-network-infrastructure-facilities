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56CD7" w:rsidRDefault="00B375ED">
      <w:pPr>
        <w:pStyle w:val="af4"/>
        <w:spacing w:before="67"/>
        <w:ind w:left="2064"/>
      </w:pPr>
      <w:r>
        <w:t>Практическоезадание«РаботасGit,GitHub»</w:t>
      </w:r>
    </w:p>
    <w:p w:rsidR="00F56CD7" w:rsidRDefault="00B375ED">
      <w:pPr>
        <w:pStyle w:val="af4"/>
        <w:spacing w:before="221" w:line="400" w:lineRule="auto"/>
        <w:ind w:left="119" w:right="2302"/>
      </w:pPr>
      <w:r>
        <w:rPr>
          <w:b/>
        </w:rPr>
        <w:t>Цель:</w:t>
      </w:r>
      <w:r>
        <w:t>Получитьпрактическиенавыкиработы сgit.Задания:</w:t>
      </w:r>
    </w:p>
    <w:p w:rsidR="00F56CD7" w:rsidRDefault="00B375ED">
      <w:pPr>
        <w:pStyle w:val="af5"/>
        <w:numPr>
          <w:ilvl w:val="0"/>
          <w:numId w:val="1"/>
        </w:numPr>
        <w:tabs>
          <w:tab w:val="left" w:pos="687"/>
        </w:tabs>
        <w:ind w:right="271" w:firstLine="0"/>
        <w:rPr>
          <w:sz w:val="28"/>
        </w:rPr>
      </w:pPr>
      <w:r>
        <w:rPr>
          <w:sz w:val="28"/>
        </w:rPr>
        <w:t>Первымделомнеобходимозавестиаккаунтна</w:t>
      </w:r>
      <w:hyperlink r:id="rId7" w:tooltip="https://github.com/" w:history="1">
        <w:r>
          <w:rPr>
            <w:color w:val="2130C4"/>
            <w:sz w:val="28"/>
            <w:u w:val="single"/>
          </w:rPr>
          <w:t>https://github.com</w:t>
        </w:r>
      </w:hyperlink>
      <w:r>
        <w:rPr>
          <w:sz w:val="28"/>
        </w:rPr>
        <w:t>исоздатьвашпервыйрепозиторий.Присозданиивамнеобходимовыбратьимярепозитория,заполнить описание(опционально)изадатьуровеньвидимости–в данномслучаевыбираемpublic</w:t>
      </w:r>
    </w:p>
    <w:p w:rsidR="00F56CD7" w:rsidRDefault="00180B5D">
      <w:pPr>
        <w:tabs>
          <w:tab w:val="left" w:pos="687"/>
        </w:tabs>
        <w:ind w:right="271"/>
        <w:rPr>
          <w:sz w:val="28"/>
          <w:szCs w:val="28"/>
        </w:rPr>
      </w:pPr>
      <w:r w:rsidRPr="00180B5D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63" type="#_x0000_t75" style="position:absolute;margin-left:0;margin-top:0;width:50pt;height:50pt;z-index:251648000;visibility:hidden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>
        <w:pict>
          <v:shape id="_x0000_i0" o:spid="_x0000_i1025" type="#_x0000_t75" style="width:478.5pt;height:258pt;mso-wrap-distance-left:0;mso-wrap-distance-top:0;mso-wrap-distance-right:0;mso-wrap-distance-bottom:0">
            <v:imagedata r:id="rId8" o:title=""/>
            <v:path textboxrect="0,0,0,0"/>
          </v:shape>
        </w:pict>
      </w:r>
    </w:p>
    <w:p w:rsidR="00F56CD7" w:rsidRDefault="00B375ED">
      <w:pPr>
        <w:tabs>
          <w:tab w:val="left" w:pos="687"/>
        </w:tabs>
        <w:ind w:right="271"/>
        <w:jc w:val="center"/>
        <w:rPr>
          <w:bCs/>
          <w:i/>
          <w:sz w:val="28"/>
          <w:szCs w:val="28"/>
        </w:rPr>
      </w:pPr>
      <w:r>
        <w:rPr>
          <w:i/>
          <w:iCs/>
          <w:sz w:val="28"/>
        </w:rPr>
        <w:t xml:space="preserve">Акаунт уже есть так что осталось создать дополнительный репозиторий для работы </w:t>
      </w:r>
    </w:p>
    <w:p w:rsidR="00F56CD7" w:rsidRPr="00292B3C" w:rsidRDefault="00180B5D">
      <w:pPr>
        <w:tabs>
          <w:tab w:val="left" w:pos="687"/>
        </w:tabs>
        <w:ind w:right="271"/>
        <w:jc w:val="center"/>
        <w:rPr>
          <w:i/>
          <w:sz w:val="28"/>
        </w:rPr>
      </w:pPr>
      <w:r>
        <w:pict>
          <v:shape id="_x0000_s1061" type="#_x0000_t75" style="position:absolute;left:0;text-align:left;margin-left:0;margin-top:0;width:50pt;height:50pt;z-index:251649024;visibility:hidden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>
        <w:pict>
          <v:shape id="_x0000_i1026" type="#_x0000_t75" style="width:478.5pt;height:258pt;mso-wrap-distance-left:0;mso-wrap-distance-top:0;mso-wrap-distance-right:0;mso-wrap-distance-bottom:0">
            <v:imagedata r:id="rId9" o:title=""/>
            <v:path textboxrect="0,0,0,0"/>
          </v:shape>
        </w:pict>
      </w:r>
    </w:p>
    <w:p w:rsidR="00474FB6" w:rsidRDefault="00292B3C">
      <w:pPr>
        <w:tabs>
          <w:tab w:val="left" w:pos="687"/>
        </w:tabs>
        <w:ind w:right="271"/>
        <w:jc w:val="center"/>
        <w:rPr>
          <w:ins w:id="0" w:author="tabota" w:date="2023-02-14T07:31:00Z"/>
          <w:bCs/>
          <w:i/>
          <w:sz w:val="28"/>
          <w:szCs w:val="28"/>
        </w:rPr>
      </w:pPr>
      <w:r>
        <w:fldChar w:fldCharType="begin"/>
      </w:r>
      <w:r>
        <w:instrText xml:space="preserve"> HYPERLINK "https://github.com/Yang2114/StudyingCpp" </w:instrText>
      </w:r>
      <w:r>
        <w:fldChar w:fldCharType="separate"/>
      </w:r>
      <w:ins w:id="1" w:author="tabota" w:date="2023-02-14T07:31:00Z">
        <w:r w:rsidR="00474FB6" w:rsidRPr="00292B3C">
          <w:rPr>
            <w:rStyle w:val="ab"/>
          </w:rPr>
          <w:t>Репозиторий поз</w:t>
        </w:r>
        <w:r w:rsidR="00474FB6" w:rsidRPr="00292B3C">
          <w:rPr>
            <w:rStyle w:val="ab"/>
          </w:rPr>
          <w:t>д</w:t>
        </w:r>
        <w:r w:rsidR="00474FB6" w:rsidRPr="00292B3C">
          <w:rPr>
            <w:rStyle w:val="ab"/>
          </w:rPr>
          <w:t>ан</w:t>
        </w:r>
      </w:ins>
      <w:r>
        <w:fldChar w:fldCharType="end"/>
      </w:r>
      <w:ins w:id="2" w:author="tabota" w:date="2023-02-14T07:31:00Z">
        <w:r w:rsidR="00474FB6">
          <w:t xml:space="preserve"> </w:t>
        </w:r>
      </w:ins>
    </w:p>
    <w:p w:rsidR="00F56CD7" w:rsidRDefault="00B375ED">
      <w:pPr>
        <w:pStyle w:val="af5"/>
        <w:numPr>
          <w:ilvl w:val="0"/>
          <w:numId w:val="1"/>
        </w:numPr>
        <w:tabs>
          <w:tab w:val="left" w:pos="687"/>
        </w:tabs>
        <w:ind w:right="222" w:firstLine="0"/>
        <w:rPr>
          <w:sz w:val="28"/>
        </w:rPr>
      </w:pPr>
      <w:r>
        <w:rPr>
          <w:sz w:val="28"/>
        </w:rPr>
        <w:t>ДляWindowsразработаноспециальноеПОgit-bash.Портативнуюверсию можноскачатьизпапкиОбразынаПКпреподавателяилиможетенайтиегонасайтеразработчика(</w:t>
      </w:r>
      <w:hyperlink r:id="rId10" w:tooltip="https://git-scm.com/" w:history="1">
        <w:r>
          <w:rPr>
            <w:color w:val="0000FF"/>
            <w:sz w:val="28"/>
            <w:u w:val="single"/>
          </w:rPr>
          <w:t>https://git-scm.com</w:t>
        </w:r>
      </w:hyperlink>
      <w:r>
        <w:rPr>
          <w:sz w:val="28"/>
        </w:rPr>
        <w:t>).Такжеможетевыполнятьработу налюбойLinuxмашине.Тогдадляработы необходимоустановитьgit,используяaptinstall(илидругой,в зависимостиотдистрибутива)</w:t>
      </w:r>
    </w:p>
    <w:p w:rsidR="00F56CD7" w:rsidRDefault="00180B5D">
      <w:pPr>
        <w:tabs>
          <w:tab w:val="left" w:pos="687"/>
        </w:tabs>
        <w:ind w:right="222"/>
        <w:jc w:val="center"/>
        <w:rPr>
          <w:sz w:val="28"/>
          <w:szCs w:val="28"/>
        </w:rPr>
      </w:pPr>
      <w:r w:rsidRPr="00180B5D">
        <w:pict>
          <v:shape id="_x0000_s1059" type="#_x0000_t75" style="position:absolute;left:0;text-align:left;margin-left:0;margin-top:0;width:50pt;height:50pt;z-index:251650048;visibility:hidden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292B3C">
        <w:pict>
          <v:shape id="_x0000_i1027" type="#_x0000_t75" style="width:478.5pt;height:5in;mso-wrap-distance-left:0;mso-wrap-distance-top:0;mso-wrap-distance-right:0;mso-wrap-distance-bottom:0">
            <v:imagedata r:id="rId11" o:title=""/>
            <v:path textboxrect="0,0,0,0"/>
          </v:shape>
        </w:pict>
      </w:r>
    </w:p>
    <w:p w:rsidR="00F56CD7" w:rsidRDefault="00B375ED">
      <w:pPr>
        <w:pStyle w:val="af5"/>
        <w:numPr>
          <w:ilvl w:val="0"/>
          <w:numId w:val="1"/>
        </w:numPr>
        <w:tabs>
          <w:tab w:val="left" w:pos="687"/>
        </w:tabs>
        <w:spacing w:before="2"/>
        <w:ind w:right="638" w:firstLine="0"/>
        <w:rPr>
          <w:sz w:val="28"/>
        </w:rPr>
      </w:pPr>
      <w:r>
        <w:rPr>
          <w:sz w:val="28"/>
        </w:rPr>
        <w:t>Далеенеобходимоналокальномкомпьютересоздать новуюпустуюпапку.Внутрипапкизапуститьgitbashисоздать README.mdфайл.Желательно всевыполнитьв средеgit-bash.</w:t>
      </w:r>
    </w:p>
    <w:p w:rsidR="00F56CD7" w:rsidRDefault="00B375ED">
      <w:pPr>
        <w:pStyle w:val="af5"/>
        <w:numPr>
          <w:ilvl w:val="0"/>
          <w:numId w:val="1"/>
        </w:numPr>
        <w:tabs>
          <w:tab w:val="left" w:pos="687"/>
        </w:tabs>
        <w:ind w:right="467" w:firstLine="0"/>
        <w:rPr>
          <w:sz w:val="28"/>
        </w:rPr>
      </w:pPr>
      <w:r>
        <w:rPr>
          <w:sz w:val="28"/>
        </w:rPr>
        <w:t>ВнутриREADME-файлазаполнитесвоеФИОиинформацию освоемлюбимомхобби.</w:t>
      </w:r>
    </w:p>
    <w:p w:rsidR="00F56CD7" w:rsidRDefault="00180B5D">
      <w:pPr>
        <w:tabs>
          <w:tab w:val="left" w:pos="687"/>
        </w:tabs>
        <w:ind w:left="403" w:right="467"/>
        <w:rPr>
          <w:sz w:val="28"/>
          <w:szCs w:val="28"/>
        </w:rPr>
      </w:pPr>
      <w:r w:rsidRPr="00180B5D">
        <w:pict>
          <v:shape id="_x0000_s1057" type="#_x0000_t75" style="position:absolute;left:0;text-align:left;margin-left:0;margin-top:0;width:50pt;height:50pt;z-index:251651072;visibility:hidden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292B3C">
        <w:pict>
          <v:shape id="_x0000_i1028" type="#_x0000_t75" style="width:478.5pt;height:5in;mso-wrap-distance-left:0;mso-wrap-distance-top:0;mso-wrap-distance-right:0;mso-wrap-distance-bottom:0">
            <v:imagedata r:id="rId12" o:title=""/>
            <v:path textboxrect="0,0,0,0"/>
          </v:shape>
        </w:pict>
      </w:r>
    </w:p>
    <w:p w:rsidR="00F56CD7" w:rsidRDefault="00B375ED">
      <w:pPr>
        <w:pStyle w:val="af5"/>
        <w:numPr>
          <w:ilvl w:val="0"/>
          <w:numId w:val="1"/>
        </w:numPr>
        <w:tabs>
          <w:tab w:val="left" w:pos="687"/>
        </w:tabs>
        <w:spacing w:line="321" w:lineRule="exact"/>
        <w:ind w:left="686"/>
        <w:rPr>
          <w:sz w:val="28"/>
        </w:rPr>
      </w:pPr>
      <w:r>
        <w:rPr>
          <w:sz w:val="28"/>
        </w:rPr>
        <w:t>Длятогочтобыgitзналктоработает вданныймомент срепозиторием</w:t>
      </w:r>
    </w:p>
    <w:p w:rsidR="00F56CD7" w:rsidRDefault="00F56CD7">
      <w:pPr>
        <w:pStyle w:val="af4"/>
        <w:spacing w:before="10"/>
        <w:rPr>
          <w:sz w:val="27"/>
        </w:rPr>
      </w:pPr>
    </w:p>
    <w:p w:rsidR="00F56CD7" w:rsidRDefault="00B375ED">
      <w:pPr>
        <w:spacing w:line="242" w:lineRule="auto"/>
        <w:ind w:left="1118" w:right="2302"/>
        <w:rPr>
          <w:i/>
          <w:sz w:val="28"/>
        </w:rPr>
      </w:pPr>
      <w:r>
        <w:rPr>
          <w:i/>
          <w:sz w:val="28"/>
        </w:rPr>
        <w:t>git config--globaluser.name&lt;имяпользователя&gt;gitconfig--globaluser.email&lt;электроннаяпочта&gt;</w:t>
      </w:r>
    </w:p>
    <w:p w:rsidR="00F56CD7" w:rsidRDefault="00F56CD7">
      <w:pPr>
        <w:pStyle w:val="af4"/>
        <w:spacing w:before="9"/>
        <w:rPr>
          <w:i/>
          <w:sz w:val="27"/>
        </w:rPr>
      </w:pPr>
    </w:p>
    <w:p w:rsidR="00F56CD7" w:rsidRDefault="00B375ED">
      <w:pPr>
        <w:pStyle w:val="af5"/>
        <w:numPr>
          <w:ilvl w:val="0"/>
          <w:numId w:val="1"/>
        </w:numPr>
        <w:tabs>
          <w:tab w:val="left" w:pos="687"/>
        </w:tabs>
        <w:ind w:right="98" w:firstLine="0"/>
        <w:rPr>
          <w:sz w:val="28"/>
        </w:rPr>
      </w:pPr>
      <w:r>
        <w:rPr>
          <w:sz w:val="28"/>
        </w:rPr>
        <w:t>Возвращаемсявконсольиинициализируемлокальныйрепозиторийприпомощи команды</w:t>
      </w:r>
    </w:p>
    <w:p w:rsidR="00F56CD7" w:rsidRDefault="00F56CD7">
      <w:pPr>
        <w:pStyle w:val="af4"/>
        <w:spacing w:before="11"/>
        <w:rPr>
          <w:sz w:val="27"/>
        </w:rPr>
      </w:pPr>
    </w:p>
    <w:p w:rsidR="00F56CD7" w:rsidRDefault="00B375ED">
      <w:pPr>
        <w:ind w:left="1118"/>
        <w:rPr>
          <w:i/>
          <w:sz w:val="28"/>
        </w:rPr>
      </w:pPr>
      <w:r>
        <w:rPr>
          <w:i/>
          <w:sz w:val="28"/>
        </w:rPr>
        <w:t>gitinit</w:t>
      </w:r>
    </w:p>
    <w:p w:rsidR="00F56CD7" w:rsidRDefault="00180B5D">
      <w:pPr>
        <w:pStyle w:val="af4"/>
        <w:spacing w:before="11"/>
        <w:jc w:val="center"/>
        <w:rPr>
          <w:i/>
          <w:sz w:val="27"/>
        </w:rPr>
      </w:pPr>
      <w:r w:rsidRPr="00180B5D">
        <w:pict>
          <v:shape id="_x0000_s1055" type="#_x0000_t75" style="position:absolute;left:0;text-align:left;margin-left:0;margin-top:0;width:50pt;height:50pt;z-index:251652096;visibility:hidden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292B3C">
        <w:pict>
          <v:shape id="_x0000_i1029" type="#_x0000_t75" style="width:478.5pt;height:5in;mso-wrap-distance-left:0;mso-wrap-distance-top:0;mso-wrap-distance-right:0;mso-wrap-distance-bottom:0">
            <v:imagedata r:id="rId13" o:title=""/>
            <v:path textboxrect="0,0,0,0"/>
          </v:shape>
        </w:pict>
      </w:r>
    </w:p>
    <w:p w:rsidR="00F56CD7" w:rsidRDefault="00B375ED">
      <w:pPr>
        <w:pStyle w:val="af5"/>
        <w:numPr>
          <w:ilvl w:val="0"/>
          <w:numId w:val="1"/>
        </w:numPr>
        <w:tabs>
          <w:tab w:val="left" w:pos="687"/>
        </w:tabs>
        <w:ind w:right="391" w:firstLine="0"/>
        <w:rPr>
          <w:sz w:val="28"/>
        </w:rPr>
      </w:pPr>
      <w:r>
        <w:rPr>
          <w:sz w:val="28"/>
        </w:rPr>
        <w:t>Теперьнамнеобходимосделать первыйкоммитв репозиторий.ДобавляемнашновыйREADME-файл ккоммиту исоздаемсамкоммит.</w:t>
      </w:r>
    </w:p>
    <w:p w:rsidR="00F56CD7" w:rsidRDefault="00F56CD7">
      <w:pPr>
        <w:pStyle w:val="af4"/>
        <w:spacing w:before="11"/>
        <w:rPr>
          <w:sz w:val="27"/>
        </w:rPr>
      </w:pPr>
    </w:p>
    <w:p w:rsidR="00F56CD7" w:rsidRDefault="00B375ED">
      <w:pPr>
        <w:spacing w:line="322" w:lineRule="exact"/>
        <w:ind w:left="1118"/>
        <w:rPr>
          <w:i/>
          <w:sz w:val="28"/>
        </w:rPr>
      </w:pPr>
      <w:r>
        <w:rPr>
          <w:i/>
          <w:sz w:val="28"/>
        </w:rPr>
        <w:t>gitadd&lt;имяфайла&gt;</w:t>
      </w:r>
    </w:p>
    <w:p w:rsidR="00F56CD7" w:rsidRDefault="00B375ED">
      <w:pPr>
        <w:ind w:left="1118"/>
        <w:rPr>
          <w:i/>
          <w:sz w:val="28"/>
        </w:rPr>
      </w:pPr>
      <w:r>
        <w:rPr>
          <w:i/>
          <w:sz w:val="28"/>
        </w:rPr>
        <w:t>gitcommit–m“коментарий”</w:t>
      </w:r>
    </w:p>
    <w:p w:rsidR="00F56CD7" w:rsidRDefault="00180B5D">
      <w:pPr>
        <w:pStyle w:val="af4"/>
        <w:spacing w:before="3"/>
        <w:rPr>
          <w:bCs/>
          <w:i/>
        </w:rPr>
      </w:pPr>
      <w:r w:rsidRPr="00180B5D">
        <w:pict>
          <v:shape id="_x0000_s1053" type="#_x0000_t75" style="position:absolute;margin-left:0;margin-top:0;width:50pt;height:50pt;z-index:251653120;visibility:hidden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292B3C">
        <w:pict>
          <v:shape id="_x0000_i1030" type="#_x0000_t75" style="width:478.5pt;height:5in;mso-wrap-distance-left:0;mso-wrap-distance-top:0;mso-wrap-distance-right:0;mso-wrap-distance-bottom:0">
            <v:imagedata r:id="rId14" o:title=""/>
            <v:path textboxrect="0,0,0,0"/>
          </v:shape>
        </w:pict>
      </w:r>
    </w:p>
    <w:p w:rsidR="00F56CD7" w:rsidRDefault="00B375ED">
      <w:pPr>
        <w:pStyle w:val="af4"/>
        <w:spacing w:before="3"/>
        <w:rPr>
          <w:bCs/>
          <w:i/>
        </w:rPr>
      </w:pPr>
      <w:r>
        <w:rPr>
          <w:i/>
        </w:rPr>
        <w:t xml:space="preserve">Сначала я решил написать что-то похожее на проект а потом добавить 1 комент </w:t>
      </w:r>
    </w:p>
    <w:p w:rsidR="00F56CD7" w:rsidRDefault="00180B5D">
      <w:pPr>
        <w:pStyle w:val="af4"/>
        <w:spacing w:before="3"/>
        <w:rPr>
          <w:bCs/>
          <w:i/>
        </w:rPr>
      </w:pPr>
      <w:r w:rsidRPr="00180B5D">
        <w:pict>
          <v:shape id="_x0000_s1051" type="#_x0000_t75" style="position:absolute;margin-left:0;margin-top:0;width:50pt;height:50pt;z-index:251654144;visibility:hidden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292B3C">
        <w:pict>
          <v:shape id="_x0000_i1031" type="#_x0000_t75" style="width:478.5pt;height:5in;mso-wrap-distance-left:0;mso-wrap-distance-top:0;mso-wrap-distance-right:0;mso-wrap-distance-bottom:0">
            <v:imagedata r:id="rId15" o:title=""/>
            <v:path textboxrect="0,0,0,0"/>
          </v:shape>
        </w:pict>
      </w:r>
    </w:p>
    <w:p w:rsidR="00F56CD7" w:rsidRDefault="00B375ED">
      <w:pPr>
        <w:pStyle w:val="af5"/>
        <w:numPr>
          <w:ilvl w:val="0"/>
          <w:numId w:val="1"/>
        </w:numPr>
        <w:tabs>
          <w:tab w:val="left" w:pos="759"/>
        </w:tabs>
        <w:spacing w:before="1"/>
        <w:ind w:right="327" w:firstLine="0"/>
        <w:rPr>
          <w:sz w:val="28"/>
        </w:rPr>
      </w:pPr>
      <w:r>
        <w:rPr>
          <w:sz w:val="28"/>
        </w:rPr>
        <w:t>Далеенамнеобходимоподключитьсякранеесозданномуудаленномурепозиторию наgithub.comизконсолиизапушитьвнегонашпервыйкоммит.Витогенавашемрепозиториивgithub.comдолженпоявитсяREADME-файл.</w:t>
      </w:r>
    </w:p>
    <w:p w:rsidR="00F56CD7" w:rsidRDefault="00B375ED">
      <w:pPr>
        <w:tabs>
          <w:tab w:val="left" w:pos="1561"/>
        </w:tabs>
        <w:ind w:right="800"/>
        <w:rPr>
          <w:szCs w:val="28"/>
        </w:rPr>
      </w:pPr>
      <w:r>
        <w:rPr>
          <w:sz w:val="28"/>
        </w:rPr>
        <w:tab/>
        <w:t>A. Послевпапкепользователяпоявитсякаталог.ssh,авнем2файласключами,публичнымиприватным</w:t>
      </w:r>
    </w:p>
    <w:p w:rsidR="00F56CD7" w:rsidRDefault="00F56CD7">
      <w:pPr>
        <w:tabs>
          <w:tab w:val="left" w:pos="759"/>
        </w:tabs>
        <w:spacing w:before="1"/>
        <w:ind w:right="327"/>
        <w:rPr>
          <w:sz w:val="28"/>
          <w:szCs w:val="28"/>
        </w:rPr>
      </w:pPr>
    </w:p>
    <w:p w:rsidR="00F56CD7" w:rsidRDefault="00180B5D">
      <w:pPr>
        <w:tabs>
          <w:tab w:val="left" w:pos="759"/>
        </w:tabs>
        <w:spacing w:before="1"/>
        <w:ind w:right="327"/>
        <w:rPr>
          <w:sz w:val="28"/>
          <w:szCs w:val="28"/>
        </w:rPr>
      </w:pPr>
      <w:r w:rsidRPr="00180B5D">
        <w:pict>
          <v:shape id="_x0000_s1049" type="#_x0000_t75" style="position:absolute;margin-left:0;margin-top:0;width:50pt;height:50pt;z-index:251655168;visibility:hidden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292B3C">
        <w:pict>
          <v:shape id="_x0000_i1032" type="#_x0000_t75" style="width:478.5pt;height:513.75pt;mso-wrap-distance-left:0;mso-wrap-distance-top:0;mso-wrap-distance-right:0;mso-wrap-distance-bottom:0">
            <v:imagedata r:id="rId16" o:title=""/>
            <v:path textboxrect="0,0,0,0"/>
          </v:shape>
        </w:pict>
      </w:r>
    </w:p>
    <w:p w:rsidR="00F56CD7" w:rsidRDefault="00F56CD7">
      <w:pPr>
        <w:spacing w:line="322" w:lineRule="exact"/>
        <w:rPr>
          <w:bCs/>
          <w:i/>
          <w:sz w:val="28"/>
          <w:szCs w:val="28"/>
        </w:rPr>
      </w:pPr>
    </w:p>
    <w:p w:rsidR="00F56CD7" w:rsidRDefault="00F56CD7">
      <w:pPr>
        <w:tabs>
          <w:tab w:val="left" w:pos="1561"/>
        </w:tabs>
        <w:ind w:right="800"/>
        <w:rPr>
          <w:sz w:val="28"/>
          <w:szCs w:val="28"/>
        </w:rPr>
      </w:pPr>
    </w:p>
    <w:p w:rsidR="00F56CD7" w:rsidRDefault="00F56CD7">
      <w:pPr>
        <w:rPr>
          <w:sz w:val="28"/>
        </w:rPr>
        <w:sectPr w:rsidR="00F56CD7">
          <w:headerReference w:type="default" r:id="rId17"/>
          <w:footerReference w:type="default" r:id="rId18"/>
          <w:type w:val="continuous"/>
          <w:pgSz w:w="11910" w:h="16840"/>
          <w:pgMar w:top="1040" w:right="760" w:bottom="280" w:left="1580" w:header="709" w:footer="709" w:gutter="0"/>
          <w:cols w:space="1701"/>
          <w:docGrid w:linePitch="360"/>
        </w:sectPr>
      </w:pPr>
    </w:p>
    <w:p w:rsidR="00F56CD7" w:rsidRDefault="00B375ED">
      <w:pPr>
        <w:tabs>
          <w:tab w:val="left" w:pos="1561"/>
        </w:tabs>
        <w:spacing w:before="67"/>
        <w:ind w:right="1259"/>
        <w:rPr>
          <w:sz w:val="28"/>
        </w:rPr>
      </w:pPr>
      <w:r>
        <w:rPr>
          <w:sz w:val="28"/>
        </w:rPr>
        <w:tab/>
        <w:t>B. Публичныйключнеобходимоскопироватьивставитьвнастройках наGitHubв разделеSSHandGPGkeys</w:t>
      </w:r>
    </w:p>
    <w:p w:rsidR="00F56CD7" w:rsidRDefault="00180B5D">
      <w:pPr>
        <w:tabs>
          <w:tab w:val="left" w:pos="1561"/>
        </w:tabs>
        <w:spacing w:before="67"/>
        <w:ind w:right="1259"/>
        <w:rPr>
          <w:sz w:val="28"/>
          <w:szCs w:val="28"/>
        </w:rPr>
      </w:pPr>
      <w:r w:rsidRPr="00180B5D">
        <w:pict>
          <v:shape id="_x0000_s1047" type="#_x0000_t75" style="position:absolute;margin-left:0;margin-top:0;width:50pt;height:50pt;z-index:251656192;visibility:hidden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292B3C">
        <w:pict>
          <v:shape id="_x0000_i1033" type="#_x0000_t75" style="width:477.75pt;height:382.5pt;mso-wrap-distance-left:0;mso-wrap-distance-top:0;mso-wrap-distance-right:0;mso-wrap-distance-bottom:0">
            <v:imagedata r:id="rId19" o:title=""/>
            <v:path textboxrect="0,0,0,0"/>
          </v:shape>
        </w:pict>
      </w:r>
    </w:p>
    <w:p w:rsidR="00F56CD7" w:rsidRDefault="00B375ED">
      <w:pPr>
        <w:tabs>
          <w:tab w:val="left" w:pos="1561"/>
        </w:tabs>
        <w:spacing w:line="321" w:lineRule="exact"/>
        <w:rPr>
          <w:sz w:val="28"/>
        </w:rPr>
      </w:pPr>
      <w:r>
        <w:rPr>
          <w:sz w:val="28"/>
        </w:rPr>
        <w:tab/>
        <w:t>C. Приватныйключнужнодобавитьвssh-agentвнутриgit-bash</w:t>
      </w:r>
    </w:p>
    <w:p w:rsidR="00F56CD7" w:rsidRDefault="00B375ED">
      <w:pPr>
        <w:ind w:left="1560"/>
        <w:rPr>
          <w:i/>
          <w:sz w:val="28"/>
        </w:rPr>
      </w:pPr>
      <w:r>
        <w:rPr>
          <w:i/>
          <w:sz w:val="28"/>
        </w:rPr>
        <w:t>eval"$(ssh-agent-s)"</w:t>
      </w:r>
    </w:p>
    <w:p w:rsidR="00F56CD7" w:rsidRDefault="00B375ED">
      <w:pPr>
        <w:spacing w:before="5"/>
        <w:ind w:left="1560"/>
        <w:rPr>
          <w:i/>
          <w:sz w:val="28"/>
        </w:rPr>
      </w:pPr>
      <w:r>
        <w:rPr>
          <w:i/>
          <w:sz w:val="28"/>
        </w:rPr>
        <w:t>ssh-add~/.ssh/&lt;имяприватногоключа(id_rsa)&gt;</w:t>
      </w:r>
    </w:p>
    <w:p w:rsidR="00F56CD7" w:rsidRDefault="00180B5D">
      <w:pPr>
        <w:pStyle w:val="af4"/>
        <w:rPr>
          <w:i/>
          <w:sz w:val="20"/>
        </w:rPr>
      </w:pPr>
      <w:r w:rsidRPr="00180B5D">
        <w:pict>
          <v:shape id="_x0000_s1045" type="#_x0000_t75" style="position:absolute;margin-left:0;margin-top:0;width:50pt;height:50pt;z-index:251657216;visibility:hidden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292B3C">
        <w:pict>
          <v:shape id="_x0000_i1034" type="#_x0000_t75" style="width:478.5pt;height:513.75pt;mso-wrap-distance-left:0;mso-wrap-distance-top:0;mso-wrap-distance-right:0;mso-wrap-distance-bottom:0">
            <v:imagedata r:id="rId20" o:title=""/>
            <v:path textboxrect="0,0,0,0"/>
          </v:shape>
        </w:pict>
      </w:r>
    </w:p>
    <w:p w:rsidR="00F56CD7" w:rsidRDefault="00180B5D">
      <w:pPr>
        <w:pStyle w:val="af4"/>
        <w:spacing w:before="9"/>
        <w:rPr>
          <w:i/>
          <w:sz w:val="12"/>
        </w:rPr>
      </w:pPr>
      <w:r w:rsidRPr="00180B5D">
        <w:pict>
          <v:shape id="_x0000_s1043" type="#_x0000_t75" style="position:absolute;margin-left:0;margin-top:0;width:50pt;height:50pt;z-index:251658240;visibility:hidden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Pr="00180B5D">
        <w:pict>
          <v:shape id="_x0000_s1042" type="#_x0000_t75" style="position:absolute;margin-left:150.3pt;margin-top:9.3pt;width:329pt;height:136.2pt;z-index:251659264;mso-wrap-distance-left:0;mso-wrap-distance-top:0;mso-wrap-distance-right:0;mso-wrap-distance-bottom:0;mso-position-horizontal:absolute;mso-position-horizontal-relative:page;mso-position-vertical:absolute;mso-position-vertical-relative:text;o:allowoverlap:true; o:allowincell:true">
            <v:imagedata r:id="rId21" o:title=""/>
            <v:path textboxrect="0,0,0,0"/>
            <w10:wrap type="topAndBottom" anchorx="page"/>
          </v:shape>
        </w:pict>
      </w:r>
    </w:p>
    <w:p w:rsidR="00F56CD7" w:rsidRDefault="00F56CD7">
      <w:pPr>
        <w:pStyle w:val="af4"/>
        <w:spacing w:before="6"/>
        <w:rPr>
          <w:i/>
          <w:sz w:val="24"/>
        </w:rPr>
      </w:pPr>
    </w:p>
    <w:p w:rsidR="00F56CD7" w:rsidRDefault="00B375ED">
      <w:pPr>
        <w:pStyle w:val="af5"/>
        <w:numPr>
          <w:ilvl w:val="1"/>
          <w:numId w:val="1"/>
        </w:numPr>
        <w:tabs>
          <w:tab w:val="left" w:pos="1561"/>
        </w:tabs>
        <w:spacing w:before="1"/>
        <w:ind w:hanging="361"/>
        <w:rPr>
          <w:sz w:val="28"/>
        </w:rPr>
      </w:pPr>
      <w:r>
        <w:rPr>
          <w:sz w:val="28"/>
        </w:rPr>
        <w:t>Теперь можноподключатьсяквашемуудаленномурепозиторию</w:t>
      </w:r>
    </w:p>
    <w:p w:rsidR="00F56CD7" w:rsidRDefault="00F56CD7">
      <w:pPr>
        <w:pStyle w:val="af4"/>
        <w:spacing w:before="8"/>
        <w:rPr>
          <w:sz w:val="27"/>
        </w:rPr>
      </w:pPr>
    </w:p>
    <w:p w:rsidR="00F56CD7" w:rsidRDefault="00B375ED">
      <w:pPr>
        <w:ind w:left="1560"/>
        <w:rPr>
          <w:i/>
          <w:sz w:val="20"/>
        </w:rPr>
      </w:pPr>
      <w:r>
        <w:rPr>
          <w:i/>
          <w:sz w:val="20"/>
        </w:rPr>
        <w:t>gitremoteaddorigin</w:t>
      </w:r>
      <w:hyperlink r:id="rId22" w:tooltip="mailto:git@github.com" w:history="1">
        <w:r>
          <w:rPr>
            <w:i/>
            <w:sz w:val="20"/>
          </w:rPr>
          <w:t>git@github.com:</w:t>
        </w:r>
      </w:hyperlink>
      <w:r>
        <w:rPr>
          <w:i/>
          <w:sz w:val="20"/>
        </w:rPr>
        <w:t>&lt;имя_пользователя_git&gt;/&lt;имя_репозитория&gt;.git</w:t>
      </w:r>
    </w:p>
    <w:p w:rsidR="00F56CD7" w:rsidRDefault="00180B5D">
      <w:pPr>
        <w:pStyle w:val="af4"/>
        <w:spacing w:before="2"/>
        <w:rPr>
          <w:i/>
        </w:rPr>
      </w:pPr>
      <w:r w:rsidRPr="00180B5D">
        <w:pict>
          <v:shape id="_x0000_s1041" type="#_x0000_t75" style="position:absolute;margin-left:0;margin-top:0;width:50pt;height:50pt;z-index:251660288;visibility:hidden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292B3C">
        <w:pict>
          <v:shape id="_x0000_i1035" type="#_x0000_t75" style="width:478.5pt;height:513.75pt;mso-wrap-distance-left:0;mso-wrap-distance-top:0;mso-wrap-distance-right:0;mso-wrap-distance-bottom:0">
            <v:imagedata r:id="rId23" o:title=""/>
            <v:path textboxrect="0,0,0,0"/>
          </v:shape>
        </w:pict>
      </w:r>
    </w:p>
    <w:p w:rsidR="00F56CD7" w:rsidRDefault="00B375ED">
      <w:pPr>
        <w:pStyle w:val="af5"/>
        <w:numPr>
          <w:ilvl w:val="1"/>
          <w:numId w:val="1"/>
        </w:numPr>
        <w:tabs>
          <w:tab w:val="left" w:pos="1560"/>
          <w:tab w:val="left" w:pos="1561"/>
        </w:tabs>
        <w:ind w:right="1294"/>
        <w:rPr>
          <w:sz w:val="28"/>
        </w:rPr>
      </w:pPr>
      <w:r>
        <w:rPr>
          <w:sz w:val="28"/>
        </w:rPr>
        <w:t>Переключимсянаветкуmain,иотправим изменениянаудаленныйсервер.</w:t>
      </w:r>
    </w:p>
    <w:p w:rsidR="00F56CD7" w:rsidRDefault="00F56CD7">
      <w:pPr>
        <w:pStyle w:val="af4"/>
        <w:spacing w:before="11"/>
        <w:rPr>
          <w:sz w:val="27"/>
        </w:rPr>
      </w:pPr>
    </w:p>
    <w:p w:rsidR="00F56CD7" w:rsidRDefault="00B375ED">
      <w:pPr>
        <w:spacing w:line="322" w:lineRule="exact"/>
        <w:ind w:left="1560"/>
        <w:rPr>
          <w:i/>
          <w:sz w:val="28"/>
        </w:rPr>
      </w:pPr>
      <w:r>
        <w:rPr>
          <w:i/>
          <w:sz w:val="28"/>
        </w:rPr>
        <w:t>git branch-M main</w:t>
      </w:r>
    </w:p>
    <w:p w:rsidR="00F56CD7" w:rsidRDefault="00B375ED">
      <w:pPr>
        <w:ind w:left="1560"/>
        <w:rPr>
          <w:i/>
          <w:sz w:val="28"/>
        </w:rPr>
      </w:pPr>
      <w:r>
        <w:rPr>
          <w:i/>
          <w:sz w:val="28"/>
        </w:rPr>
        <w:t>git push-uoriginmain</w:t>
      </w:r>
    </w:p>
    <w:p w:rsidR="00F56CD7" w:rsidRDefault="00180B5D">
      <w:pPr>
        <w:pStyle w:val="af4"/>
        <w:spacing w:before="10"/>
        <w:rPr>
          <w:i/>
          <w:sz w:val="27"/>
        </w:rPr>
      </w:pPr>
      <w:r w:rsidRPr="00180B5D">
        <w:pict>
          <v:shape id="_x0000_s1039" type="#_x0000_t75" style="position:absolute;margin-left:0;margin-top:0;width:50pt;height:50pt;z-index:251661312;visibility:hidden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292B3C">
        <w:pict>
          <v:shape id="_x0000_i1036" type="#_x0000_t75" style="width:478.5pt;height:513.75pt;mso-wrap-distance-left:0;mso-wrap-distance-top:0;mso-wrap-distance-right:0;mso-wrap-distance-bottom:0">
            <v:imagedata r:id="rId24" o:title=""/>
            <v:path textboxrect="0,0,0,0"/>
          </v:shape>
        </w:pict>
      </w:r>
    </w:p>
    <w:p w:rsidR="00F56CD7" w:rsidRDefault="00B375ED">
      <w:pPr>
        <w:pStyle w:val="af5"/>
        <w:numPr>
          <w:ilvl w:val="0"/>
          <w:numId w:val="1"/>
        </w:numPr>
        <w:tabs>
          <w:tab w:val="left" w:pos="825"/>
          <w:tab w:val="left" w:pos="826"/>
        </w:tabs>
        <w:spacing w:before="1" w:line="242" w:lineRule="auto"/>
        <w:ind w:right="729" w:firstLine="0"/>
        <w:rPr>
          <w:sz w:val="28"/>
        </w:rPr>
      </w:pPr>
      <w:r>
        <w:rPr>
          <w:sz w:val="28"/>
        </w:rPr>
        <w:t>Теперьнамважно создатьновуюветку,вкоторой мы будемвестиразработку–создайтеновуюветкуdevelopипереключитесьнанее.</w:t>
      </w:r>
    </w:p>
    <w:p w:rsidR="00F56CD7" w:rsidRDefault="00F56CD7">
      <w:pPr>
        <w:pStyle w:val="af4"/>
        <w:spacing w:before="9"/>
        <w:rPr>
          <w:sz w:val="27"/>
        </w:rPr>
      </w:pPr>
    </w:p>
    <w:p w:rsidR="00F56CD7" w:rsidRDefault="00B375ED">
      <w:pPr>
        <w:ind w:left="1046" w:right="6200" w:firstLine="72"/>
        <w:rPr>
          <w:i/>
          <w:sz w:val="28"/>
        </w:rPr>
      </w:pPr>
      <w:r>
        <w:rPr>
          <w:i/>
          <w:sz w:val="28"/>
        </w:rPr>
        <w:t>gitbranchdevelopgitcheckoutdevelop</w:t>
      </w:r>
    </w:p>
    <w:p w:rsidR="00F56CD7" w:rsidRDefault="00180B5D">
      <w:pPr>
        <w:pStyle w:val="af4"/>
        <w:spacing w:before="10"/>
        <w:jc w:val="center"/>
        <w:rPr>
          <w:i/>
          <w:sz w:val="27"/>
        </w:rPr>
      </w:pPr>
      <w:r w:rsidRPr="00180B5D">
        <w:pict>
          <v:shape id="_x0000_s1037" type="#_x0000_t75" style="position:absolute;left:0;text-align:left;margin-left:0;margin-top:0;width:50pt;height:50pt;z-index:251662336;visibility:hidden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292B3C">
        <w:pict>
          <v:shape id="_x0000_i1037" type="#_x0000_t75" style="width:271.5pt;height:75.75pt;mso-wrap-distance-left:0;mso-wrap-distance-top:0;mso-wrap-distance-right:0;mso-wrap-distance-bottom:0">
            <v:imagedata r:id="rId25" o:title=""/>
            <v:path textboxrect="0,0,0,0"/>
          </v:shape>
        </w:pict>
      </w:r>
    </w:p>
    <w:p w:rsidR="00F56CD7" w:rsidRDefault="00B375ED">
      <w:pPr>
        <w:pStyle w:val="af5"/>
        <w:numPr>
          <w:ilvl w:val="0"/>
          <w:numId w:val="1"/>
        </w:numPr>
        <w:tabs>
          <w:tab w:val="left" w:pos="826"/>
        </w:tabs>
        <w:ind w:right="857" w:firstLine="0"/>
        <w:rPr>
          <w:sz w:val="28"/>
        </w:rPr>
      </w:pPr>
      <w:r>
        <w:rPr>
          <w:sz w:val="28"/>
        </w:rPr>
        <w:t>Попробуйтевписатьв вашREADME-файлинформацию овашемобразованииизакоммититьизменениявновуюветку.</w:t>
      </w:r>
    </w:p>
    <w:p w:rsidR="00F56CD7" w:rsidRDefault="00180B5D">
      <w:pPr>
        <w:tabs>
          <w:tab w:val="left" w:pos="826"/>
        </w:tabs>
        <w:ind w:left="403" w:right="857"/>
        <w:jc w:val="center"/>
        <w:rPr>
          <w:sz w:val="28"/>
          <w:szCs w:val="28"/>
        </w:rPr>
      </w:pPr>
      <w:r w:rsidRPr="00180B5D">
        <w:pict>
          <v:shape id="_x0000_s1035" type="#_x0000_t75" style="position:absolute;left:0;text-align:left;margin-left:0;margin-top:0;width:50pt;height:50pt;z-index:251663360;visibility:hidden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292B3C">
        <w:pict>
          <v:shape id="_x0000_i1038" type="#_x0000_t75" style="width:342pt;height:91.5pt;mso-wrap-distance-left:0;mso-wrap-distance-top:0;mso-wrap-distance-right:0;mso-wrap-distance-bottom:0">
            <v:imagedata r:id="rId26" o:title=""/>
            <v:path textboxrect="0,0,0,0"/>
          </v:shape>
        </w:pict>
      </w:r>
    </w:p>
    <w:p w:rsidR="00F56CD7" w:rsidRDefault="00B375ED">
      <w:pPr>
        <w:pStyle w:val="af5"/>
        <w:numPr>
          <w:ilvl w:val="0"/>
          <w:numId w:val="1"/>
        </w:numPr>
        <w:tabs>
          <w:tab w:val="left" w:pos="826"/>
        </w:tabs>
        <w:ind w:right="133" w:firstLine="0"/>
        <w:rPr>
          <w:sz w:val="28"/>
        </w:rPr>
      </w:pPr>
      <w:r>
        <w:rPr>
          <w:sz w:val="28"/>
        </w:rPr>
        <w:t>Откройтевконсолисписокпоследнихкоммитов(</w:t>
      </w:r>
      <w:r>
        <w:rPr>
          <w:i/>
          <w:sz w:val="28"/>
        </w:rPr>
        <w:t>gitlog</w:t>
      </w:r>
      <w:r>
        <w:rPr>
          <w:sz w:val="28"/>
        </w:rPr>
        <w:t>),запишитеномеривремяпоследнего коммитаввашREADME-файл,добавтекоммити запуштеизменениявудаленныйрепозиторийвветкуdevelop.</w:t>
      </w:r>
    </w:p>
    <w:p w:rsidR="00F56CD7" w:rsidRDefault="00180B5D">
      <w:pPr>
        <w:tabs>
          <w:tab w:val="left" w:pos="826"/>
        </w:tabs>
        <w:ind w:right="133"/>
        <w:jc w:val="center"/>
        <w:rPr>
          <w:sz w:val="28"/>
          <w:szCs w:val="28"/>
        </w:rPr>
      </w:pPr>
      <w:r w:rsidRPr="00180B5D">
        <w:pict>
          <v:shape id="_x0000_s1033" type="#_x0000_t75" style="position:absolute;left:0;text-align:left;margin-left:0;margin-top:0;width:50pt;height:50pt;z-index:251664384;visibility:hidden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292B3C">
        <w:pict>
          <v:shape id="_x0000_i1039" type="#_x0000_t75" style="width:423.75pt;height:164.25pt;mso-wrap-distance-left:0;mso-wrap-distance-top:0;mso-wrap-distance-right:0;mso-wrap-distance-bottom:0">
            <v:imagedata r:id="rId27" o:title=""/>
            <v:path textboxrect="0,0,0,0"/>
          </v:shape>
        </w:pict>
      </w:r>
    </w:p>
    <w:p w:rsidR="00F56CD7" w:rsidRDefault="00180B5D">
      <w:pPr>
        <w:tabs>
          <w:tab w:val="left" w:pos="826"/>
        </w:tabs>
        <w:ind w:right="133"/>
        <w:jc w:val="center"/>
        <w:rPr>
          <w:sz w:val="28"/>
          <w:szCs w:val="28"/>
        </w:rPr>
      </w:pPr>
      <w:r w:rsidRPr="00180B5D">
        <w:pict>
          <v:shape id="_x0000_s1031" type="#_x0000_t75" style="position:absolute;left:0;text-align:left;margin-left:0;margin-top:0;width:50pt;height:50pt;z-index:251665408;visibility:hidden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292B3C">
        <w:pict>
          <v:shape id="_x0000_i1040" type="#_x0000_t75" style="width:478.5pt;height:207.75pt;mso-wrap-distance-left:0;mso-wrap-distance-top:0;mso-wrap-distance-right:0;mso-wrap-distance-bottom:0">
            <v:imagedata r:id="rId28" o:title=""/>
            <v:path textboxrect="0,0,0,0"/>
          </v:shape>
        </w:pict>
      </w:r>
    </w:p>
    <w:p w:rsidR="00F56CD7" w:rsidRDefault="00B375ED">
      <w:pPr>
        <w:pStyle w:val="af5"/>
        <w:numPr>
          <w:ilvl w:val="0"/>
          <w:numId w:val="1"/>
        </w:numPr>
        <w:tabs>
          <w:tab w:val="left" w:pos="826"/>
        </w:tabs>
        <w:spacing w:line="321" w:lineRule="exact"/>
        <w:ind w:left="825" w:hanging="423"/>
        <w:rPr>
          <w:sz w:val="28"/>
        </w:rPr>
      </w:pPr>
      <w:r>
        <w:rPr>
          <w:sz w:val="28"/>
        </w:rPr>
        <w:t>Удостоверимся,чтов разныхветкаххранятсяразныфайлы:</w:t>
      </w:r>
    </w:p>
    <w:p w:rsidR="00F56CD7" w:rsidRDefault="00B375ED">
      <w:pPr>
        <w:pStyle w:val="af5"/>
        <w:numPr>
          <w:ilvl w:val="1"/>
          <w:numId w:val="1"/>
        </w:numPr>
        <w:tabs>
          <w:tab w:val="left" w:pos="1561"/>
        </w:tabs>
        <w:ind w:right="830"/>
        <w:rPr>
          <w:sz w:val="28"/>
        </w:rPr>
      </w:pPr>
      <w:r>
        <w:rPr>
          <w:sz w:val="28"/>
        </w:rPr>
        <w:t>ВыведемсодержимоефайлаREADME.mdнаходясьвветкеdevelop</w:t>
      </w:r>
    </w:p>
    <w:p w:rsidR="00F56CD7" w:rsidRDefault="00F56CD7">
      <w:pPr>
        <w:pStyle w:val="af4"/>
        <w:spacing w:before="4"/>
      </w:pPr>
    </w:p>
    <w:p w:rsidR="00F56CD7" w:rsidRDefault="00B375ED">
      <w:pPr>
        <w:ind w:left="1560"/>
        <w:rPr>
          <w:i/>
          <w:sz w:val="28"/>
        </w:rPr>
      </w:pPr>
      <w:r>
        <w:rPr>
          <w:i/>
          <w:sz w:val="28"/>
        </w:rPr>
        <w:t>catREADME.md</w:t>
      </w:r>
    </w:p>
    <w:p w:rsidR="00F56CD7" w:rsidRDefault="00F56CD7">
      <w:pPr>
        <w:rPr>
          <w:sz w:val="28"/>
        </w:rPr>
        <w:sectPr w:rsidR="00F56CD7">
          <w:pgSz w:w="11910" w:h="16840"/>
          <w:pgMar w:top="1040" w:right="760" w:bottom="280" w:left="1580" w:header="709" w:footer="709" w:gutter="0"/>
          <w:cols w:space="1701"/>
          <w:docGrid w:linePitch="360"/>
        </w:sectPr>
      </w:pPr>
    </w:p>
    <w:p w:rsidR="00F56CD7" w:rsidRDefault="00B375ED">
      <w:pPr>
        <w:pStyle w:val="af5"/>
        <w:numPr>
          <w:ilvl w:val="1"/>
          <w:numId w:val="1"/>
        </w:numPr>
        <w:tabs>
          <w:tab w:val="left" w:pos="1561"/>
        </w:tabs>
        <w:spacing w:before="67"/>
        <w:ind w:right="365"/>
        <w:rPr>
          <w:sz w:val="28"/>
        </w:rPr>
      </w:pPr>
      <w:r>
        <w:rPr>
          <w:sz w:val="28"/>
        </w:rPr>
        <w:t>Переключимсянаветкуmain и выведемсодержимоеREADMEизэтойветки</w:t>
      </w:r>
    </w:p>
    <w:p w:rsidR="00F56CD7" w:rsidRDefault="00F56CD7">
      <w:pPr>
        <w:pStyle w:val="af4"/>
        <w:spacing w:before="11"/>
        <w:rPr>
          <w:sz w:val="27"/>
        </w:rPr>
      </w:pPr>
    </w:p>
    <w:p w:rsidR="00F56CD7" w:rsidRDefault="00B375ED">
      <w:pPr>
        <w:spacing w:line="244" w:lineRule="auto"/>
        <w:ind w:left="1560" w:right="5697"/>
        <w:rPr>
          <w:i/>
          <w:sz w:val="28"/>
        </w:rPr>
      </w:pPr>
      <w:r>
        <w:rPr>
          <w:i/>
          <w:sz w:val="28"/>
        </w:rPr>
        <w:t>git checkout maincatREADME.md</w:t>
      </w:r>
    </w:p>
    <w:p w:rsidR="00F56CD7" w:rsidRDefault="00180B5D">
      <w:pPr>
        <w:pStyle w:val="af4"/>
        <w:spacing w:before="3"/>
        <w:jc w:val="center"/>
        <w:rPr>
          <w:i/>
          <w:sz w:val="27"/>
        </w:rPr>
      </w:pPr>
      <w:r w:rsidRPr="00180B5D">
        <w:pict>
          <v:shape id="_x0000_s1029" type="#_x0000_t75" style="position:absolute;left:0;text-align:left;margin-left:0;margin-top:0;width:50pt;height:50pt;z-index:251666432;visibility:hidden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292B3C">
        <w:pict>
          <v:shape id="_x0000_i1041" type="#_x0000_t75" style="width:313.5pt;height:157.5pt;mso-wrap-distance-left:0;mso-wrap-distance-top:0;mso-wrap-distance-right:0;mso-wrap-distance-bottom:0">
            <v:imagedata r:id="rId29" o:title=""/>
            <v:path textboxrect="0,0,0,0"/>
          </v:shape>
        </w:pict>
      </w:r>
    </w:p>
    <w:p w:rsidR="00F56CD7" w:rsidRDefault="00B375ED">
      <w:pPr>
        <w:pStyle w:val="af5"/>
        <w:numPr>
          <w:ilvl w:val="0"/>
          <w:numId w:val="1"/>
        </w:numPr>
        <w:tabs>
          <w:tab w:val="left" w:pos="826"/>
        </w:tabs>
        <w:ind w:right="104" w:firstLine="0"/>
        <w:rPr>
          <w:sz w:val="28"/>
        </w:rPr>
      </w:pPr>
      <w:r>
        <w:rPr>
          <w:sz w:val="28"/>
        </w:rPr>
        <w:t>Договоритесьскем-нибудьизвашейгруппы,чтобысвамиподелилисьссылкойнасвойрепозиторий.Склонируйтерепозиторийвашегоколлеги(</w:t>
      </w:r>
      <w:r>
        <w:rPr>
          <w:i/>
          <w:sz w:val="28"/>
        </w:rPr>
        <w:t>gitclone&lt;url&gt;)</w:t>
      </w:r>
      <w:r>
        <w:rPr>
          <w:sz w:val="28"/>
        </w:rPr>
        <w:t>(вотдельныйкаталог!)навашлокальныйкомпьютеридобавьтевREADME-файл</w:t>
      </w:r>
      <w:r>
        <w:rPr>
          <w:b/>
          <w:i/>
          <w:sz w:val="28"/>
        </w:rPr>
        <w:t>вашего</w:t>
      </w:r>
      <w:r>
        <w:rPr>
          <w:sz w:val="28"/>
        </w:rPr>
        <w:t>репозиторияссылкунарепозиторийколлегииномерегопоследнегокоммита.</w:t>
      </w:r>
    </w:p>
    <w:p w:rsidR="00F56CD7" w:rsidRDefault="00180B5D">
      <w:pPr>
        <w:tabs>
          <w:tab w:val="left" w:pos="826"/>
        </w:tabs>
        <w:ind w:left="403" w:right="104"/>
      </w:pPr>
      <w:r>
        <w:pict>
          <v:shape id="_x0000_s1027" type="#_x0000_t75" style="position:absolute;left:0;text-align:left;margin-left:0;margin-top:0;width:50pt;height:50pt;z-index:251667456;visibility:hidden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292B3C">
        <w:pict>
          <v:shape id="_x0000_i1042" type="#_x0000_t75" style="width:468pt;height:165pt;mso-wrap-distance-left:0;mso-wrap-distance-top:0;mso-wrap-distance-right:0;mso-wrap-distance-bottom:0">
            <v:imagedata r:id="rId30" o:title=""/>
            <v:path textboxrect="0,0,0,0"/>
          </v:shape>
        </w:pict>
      </w:r>
    </w:p>
    <w:p w:rsidR="00B375ED" w:rsidRDefault="00B375ED">
      <w:pPr>
        <w:tabs>
          <w:tab w:val="left" w:pos="826"/>
        </w:tabs>
        <w:ind w:left="403" w:right="104"/>
        <w:rPr>
          <w:sz w:val="28"/>
          <w:szCs w:val="28"/>
          <w:lang w:val="en-US"/>
        </w:rPr>
      </w:pPr>
    </w:p>
    <w:p w:rsidR="00B375ED" w:rsidRPr="00B375ED" w:rsidRDefault="00B375ED" w:rsidP="00B375ED">
      <w:pPr>
        <w:spacing w:line="322" w:lineRule="exact"/>
        <w:ind w:left="1118"/>
        <w:rPr>
          <w:i/>
          <w:sz w:val="28"/>
          <w:lang w:val="en-US"/>
        </w:rPr>
      </w:pPr>
      <w:r>
        <w:rPr>
          <w:i/>
          <w:sz w:val="28"/>
        </w:rPr>
        <w:t>Git</w:t>
      </w:r>
      <w:r>
        <w:rPr>
          <w:i/>
          <w:sz w:val="28"/>
          <w:lang w:val="en-US"/>
        </w:rPr>
        <w:t xml:space="preserve"> </w:t>
      </w:r>
      <w:r>
        <w:rPr>
          <w:i/>
          <w:sz w:val="28"/>
        </w:rPr>
        <w:t>add</w:t>
      </w:r>
      <w:r>
        <w:rPr>
          <w:i/>
          <w:sz w:val="28"/>
          <w:lang w:val="en-US"/>
        </w:rPr>
        <w:t xml:space="preserve"> README.md</w:t>
      </w:r>
    </w:p>
    <w:p w:rsidR="00B375ED" w:rsidRDefault="00B375ED" w:rsidP="00B375ED">
      <w:pPr>
        <w:ind w:left="1118"/>
        <w:rPr>
          <w:i/>
          <w:sz w:val="28"/>
        </w:rPr>
      </w:pPr>
      <w:r>
        <w:rPr>
          <w:i/>
          <w:sz w:val="28"/>
        </w:rPr>
        <w:t>Git</w:t>
      </w:r>
      <w:r>
        <w:rPr>
          <w:i/>
          <w:sz w:val="28"/>
          <w:lang w:val="en-US"/>
        </w:rPr>
        <w:t xml:space="preserve"> </w:t>
      </w:r>
      <w:r>
        <w:rPr>
          <w:i/>
          <w:sz w:val="28"/>
        </w:rPr>
        <w:t>commit</w:t>
      </w:r>
      <w:r>
        <w:rPr>
          <w:i/>
          <w:sz w:val="28"/>
          <w:lang w:val="en-US"/>
        </w:rPr>
        <w:t xml:space="preserve"> </w:t>
      </w:r>
      <w:r>
        <w:rPr>
          <w:i/>
          <w:sz w:val="28"/>
        </w:rPr>
        <w:t>–m“скопировал ”</w:t>
      </w:r>
    </w:p>
    <w:p w:rsidR="00B375ED" w:rsidRPr="00B375ED" w:rsidRDefault="00B375ED">
      <w:pPr>
        <w:tabs>
          <w:tab w:val="left" w:pos="826"/>
        </w:tabs>
        <w:ind w:left="403" w:right="104"/>
        <w:rPr>
          <w:sz w:val="28"/>
          <w:szCs w:val="28"/>
          <w:lang w:val="en-US"/>
        </w:rPr>
      </w:pPr>
    </w:p>
    <w:sectPr w:rsidR="00B375ED" w:rsidRPr="00B375ED" w:rsidSect="00F56CD7">
      <w:pgSz w:w="11910" w:h="16840"/>
      <w:pgMar w:top="1040" w:right="760" w:bottom="280" w:left="1580" w:header="709" w:footer="709" w:gutter="0"/>
      <w:cols w:space="1701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56CD7" w:rsidRDefault="00B375ED">
      <w:r>
        <w:separator/>
      </w:r>
    </w:p>
  </w:endnote>
  <w:endnote w:type="continuationSeparator" w:id="1">
    <w:p w:rsidR="00F56CD7" w:rsidRDefault="00B375E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74FB6" w:rsidRDefault="00474FB6">
    <w:pPr>
      <w:pStyle w:val="af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56CD7" w:rsidRDefault="00B375ED">
      <w:r>
        <w:separator/>
      </w:r>
    </w:p>
  </w:footnote>
  <w:footnote w:type="continuationSeparator" w:id="1">
    <w:p w:rsidR="00F56CD7" w:rsidRDefault="00B375E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74FB6" w:rsidRDefault="00474FB6">
    <w:pPr>
      <w:pStyle w:val="af6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E94C80"/>
    <w:multiLevelType w:val="hybridMultilevel"/>
    <w:tmpl w:val="FEE08C7E"/>
    <w:lvl w:ilvl="0" w:tplc="20B8B57C">
      <w:start w:val="1"/>
      <w:numFmt w:val="decimal"/>
      <w:lvlText w:val="%1."/>
      <w:lvlJc w:val="left"/>
      <w:pPr>
        <w:ind w:left="403" w:hanging="284"/>
        <w:jc w:val="left"/>
      </w:pPr>
      <w:rPr>
        <w:rFonts w:ascii="Times New Roman" w:eastAsia="Times New Roman" w:hAnsi="Times New Roman" w:cs="Times New Roman" w:hint="default"/>
        <w:sz w:val="28"/>
        <w:szCs w:val="28"/>
        <w:lang w:val="ru-RU" w:eastAsia="en-US" w:bidi="ar-SA"/>
      </w:rPr>
    </w:lvl>
    <w:lvl w:ilvl="1" w:tplc="E68295F0">
      <w:start w:val="1"/>
      <w:numFmt w:val="lowerLetter"/>
      <w:lvlText w:val="%2."/>
      <w:lvlJc w:val="left"/>
      <w:pPr>
        <w:ind w:left="1560" w:hanging="360"/>
        <w:jc w:val="left"/>
      </w:pPr>
      <w:rPr>
        <w:rFonts w:ascii="Times New Roman" w:eastAsia="Times New Roman" w:hAnsi="Times New Roman" w:cs="Times New Roman" w:hint="default"/>
        <w:spacing w:val="0"/>
        <w:sz w:val="28"/>
        <w:szCs w:val="28"/>
        <w:lang w:val="ru-RU" w:eastAsia="en-US" w:bidi="ar-SA"/>
      </w:rPr>
    </w:lvl>
    <w:lvl w:ilvl="2" w:tplc="9F0ADB7A">
      <w:numFmt w:val="bullet"/>
      <w:lvlText w:val="•"/>
      <w:lvlJc w:val="left"/>
      <w:pPr>
        <w:ind w:left="2449" w:hanging="360"/>
      </w:pPr>
      <w:rPr>
        <w:rFonts w:hint="default"/>
        <w:lang w:val="ru-RU" w:eastAsia="en-US" w:bidi="ar-SA"/>
      </w:rPr>
    </w:lvl>
    <w:lvl w:ilvl="3" w:tplc="80CC84A0">
      <w:numFmt w:val="bullet"/>
      <w:lvlText w:val="•"/>
      <w:lvlJc w:val="left"/>
      <w:pPr>
        <w:ind w:left="3338" w:hanging="360"/>
      </w:pPr>
      <w:rPr>
        <w:rFonts w:hint="default"/>
        <w:lang w:val="ru-RU" w:eastAsia="en-US" w:bidi="ar-SA"/>
      </w:rPr>
    </w:lvl>
    <w:lvl w:ilvl="4" w:tplc="97B2157E">
      <w:numFmt w:val="bullet"/>
      <w:lvlText w:val="•"/>
      <w:lvlJc w:val="left"/>
      <w:pPr>
        <w:ind w:left="4228" w:hanging="360"/>
      </w:pPr>
      <w:rPr>
        <w:rFonts w:hint="default"/>
        <w:lang w:val="ru-RU" w:eastAsia="en-US" w:bidi="ar-SA"/>
      </w:rPr>
    </w:lvl>
    <w:lvl w:ilvl="5" w:tplc="D02A5572">
      <w:numFmt w:val="bullet"/>
      <w:lvlText w:val="•"/>
      <w:lvlJc w:val="left"/>
      <w:pPr>
        <w:ind w:left="5117" w:hanging="360"/>
      </w:pPr>
      <w:rPr>
        <w:rFonts w:hint="default"/>
        <w:lang w:val="ru-RU" w:eastAsia="en-US" w:bidi="ar-SA"/>
      </w:rPr>
    </w:lvl>
    <w:lvl w:ilvl="6" w:tplc="53F65B2C">
      <w:numFmt w:val="bullet"/>
      <w:lvlText w:val="•"/>
      <w:lvlJc w:val="left"/>
      <w:pPr>
        <w:ind w:left="6006" w:hanging="360"/>
      </w:pPr>
      <w:rPr>
        <w:rFonts w:hint="default"/>
        <w:lang w:val="ru-RU" w:eastAsia="en-US" w:bidi="ar-SA"/>
      </w:rPr>
    </w:lvl>
    <w:lvl w:ilvl="7" w:tplc="12EC61C0">
      <w:numFmt w:val="bullet"/>
      <w:lvlText w:val="•"/>
      <w:lvlJc w:val="left"/>
      <w:pPr>
        <w:ind w:left="6896" w:hanging="360"/>
      </w:pPr>
      <w:rPr>
        <w:rFonts w:hint="default"/>
        <w:lang w:val="ru-RU" w:eastAsia="en-US" w:bidi="ar-SA"/>
      </w:rPr>
    </w:lvl>
    <w:lvl w:ilvl="8" w:tplc="A26EF842">
      <w:numFmt w:val="bullet"/>
      <w:lvlText w:val="•"/>
      <w:lvlJc w:val="left"/>
      <w:pPr>
        <w:ind w:left="7785" w:hanging="360"/>
      </w:pPr>
      <w:rPr>
        <w:rFonts w:hint="default"/>
        <w:lang w:val="ru-RU" w:eastAsia="en-US" w:bidi="ar-SA"/>
      </w:rPr>
    </w:lvl>
  </w:abstractNum>
  <w:abstractNum w:abstractNumId="1">
    <w:nsid w:val="4B287E5F"/>
    <w:multiLevelType w:val="hybridMultilevel"/>
    <w:tmpl w:val="ED2693FC"/>
    <w:lvl w:ilvl="0" w:tplc="A55EAEBE">
      <w:start w:val="1"/>
      <w:numFmt w:val="decimal"/>
      <w:lvlText w:val="%1."/>
      <w:lvlJc w:val="left"/>
      <w:pPr>
        <w:ind w:left="403" w:hanging="284"/>
        <w:jc w:val="left"/>
      </w:pPr>
      <w:rPr>
        <w:rFonts w:ascii="Times New Roman" w:eastAsia="Times New Roman" w:hAnsi="Times New Roman" w:cs="Times New Roman" w:hint="default"/>
        <w:sz w:val="28"/>
        <w:szCs w:val="28"/>
        <w:lang w:val="ru-RU" w:eastAsia="en-US" w:bidi="ar-SA"/>
      </w:rPr>
    </w:lvl>
    <w:lvl w:ilvl="1" w:tplc="1B341BBC">
      <w:start w:val="1"/>
      <w:numFmt w:val="lowerLetter"/>
      <w:lvlText w:val="%2."/>
      <w:lvlJc w:val="left"/>
      <w:pPr>
        <w:ind w:left="1560" w:hanging="360"/>
        <w:jc w:val="left"/>
      </w:pPr>
      <w:rPr>
        <w:rFonts w:ascii="Times New Roman" w:eastAsia="Times New Roman" w:hAnsi="Times New Roman" w:cs="Times New Roman" w:hint="default"/>
        <w:spacing w:val="0"/>
        <w:sz w:val="28"/>
        <w:szCs w:val="28"/>
        <w:lang w:val="ru-RU" w:eastAsia="en-US" w:bidi="ar-SA"/>
      </w:rPr>
    </w:lvl>
    <w:lvl w:ilvl="2" w:tplc="7042F434">
      <w:numFmt w:val="bullet"/>
      <w:lvlText w:val="•"/>
      <w:lvlJc w:val="left"/>
      <w:pPr>
        <w:ind w:left="2449" w:hanging="360"/>
      </w:pPr>
      <w:rPr>
        <w:rFonts w:hint="default"/>
        <w:lang w:val="ru-RU" w:eastAsia="en-US" w:bidi="ar-SA"/>
      </w:rPr>
    </w:lvl>
    <w:lvl w:ilvl="3" w:tplc="0940323E">
      <w:numFmt w:val="bullet"/>
      <w:lvlText w:val="•"/>
      <w:lvlJc w:val="left"/>
      <w:pPr>
        <w:ind w:left="3338" w:hanging="360"/>
      </w:pPr>
      <w:rPr>
        <w:rFonts w:hint="default"/>
        <w:lang w:val="ru-RU" w:eastAsia="en-US" w:bidi="ar-SA"/>
      </w:rPr>
    </w:lvl>
    <w:lvl w:ilvl="4" w:tplc="F3549722">
      <w:numFmt w:val="bullet"/>
      <w:lvlText w:val="•"/>
      <w:lvlJc w:val="left"/>
      <w:pPr>
        <w:ind w:left="4228" w:hanging="360"/>
      </w:pPr>
      <w:rPr>
        <w:rFonts w:hint="default"/>
        <w:lang w:val="ru-RU" w:eastAsia="en-US" w:bidi="ar-SA"/>
      </w:rPr>
    </w:lvl>
    <w:lvl w:ilvl="5" w:tplc="9626A06C">
      <w:numFmt w:val="bullet"/>
      <w:lvlText w:val="•"/>
      <w:lvlJc w:val="left"/>
      <w:pPr>
        <w:ind w:left="5117" w:hanging="360"/>
      </w:pPr>
      <w:rPr>
        <w:rFonts w:hint="default"/>
        <w:lang w:val="ru-RU" w:eastAsia="en-US" w:bidi="ar-SA"/>
      </w:rPr>
    </w:lvl>
    <w:lvl w:ilvl="6" w:tplc="D3DC362E">
      <w:numFmt w:val="bullet"/>
      <w:lvlText w:val="•"/>
      <w:lvlJc w:val="left"/>
      <w:pPr>
        <w:ind w:left="6006" w:hanging="360"/>
      </w:pPr>
      <w:rPr>
        <w:rFonts w:hint="default"/>
        <w:lang w:val="ru-RU" w:eastAsia="en-US" w:bidi="ar-SA"/>
      </w:rPr>
    </w:lvl>
    <w:lvl w:ilvl="7" w:tplc="EE609974">
      <w:numFmt w:val="bullet"/>
      <w:lvlText w:val="•"/>
      <w:lvlJc w:val="left"/>
      <w:pPr>
        <w:ind w:left="6896" w:hanging="360"/>
      </w:pPr>
      <w:rPr>
        <w:rFonts w:hint="default"/>
        <w:lang w:val="ru-RU" w:eastAsia="en-US" w:bidi="ar-SA"/>
      </w:rPr>
    </w:lvl>
    <w:lvl w:ilvl="8" w:tplc="7F9E5C4A">
      <w:numFmt w:val="bullet"/>
      <w:lvlText w:val="•"/>
      <w:lvlJc w:val="left"/>
      <w:pPr>
        <w:ind w:left="7785" w:hanging="360"/>
      </w:pPr>
      <w:rPr>
        <w:rFonts w:hint="default"/>
        <w:lang w:val="ru-RU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lTrailSpace/>
    <w:useFELayout/>
  </w:compat>
  <w:rsids>
    <w:rsidRoot w:val="00F56CD7"/>
    <w:rsid w:val="000D4D5D"/>
    <w:rsid w:val="00180B5D"/>
    <w:rsid w:val="00292B3C"/>
    <w:rsid w:val="00474FB6"/>
    <w:rsid w:val="004E57CC"/>
    <w:rsid w:val="006A6058"/>
    <w:rsid w:val="00725343"/>
    <w:rsid w:val="00B375ED"/>
    <w:rsid w:val="00F56CD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F56CD7"/>
    <w:rPr>
      <w:rFonts w:ascii="Times New Roman" w:eastAsia="Times New Roman" w:hAnsi="Times New Roman" w:cs="Times New Roman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eading1">
    <w:name w:val="Heading 1"/>
    <w:basedOn w:val="a"/>
    <w:next w:val="a"/>
    <w:link w:val="Heading1Char"/>
    <w:uiPriority w:val="9"/>
    <w:qFormat/>
    <w:rsid w:val="00F56CD7"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character" w:customStyle="1" w:styleId="Heading1Char">
    <w:name w:val="Heading 1 Char"/>
    <w:basedOn w:val="a0"/>
    <w:link w:val="Heading1"/>
    <w:uiPriority w:val="9"/>
    <w:rsid w:val="00F56CD7"/>
    <w:rPr>
      <w:rFonts w:ascii="Arial" w:eastAsia="Arial" w:hAnsi="Arial" w:cs="Arial"/>
      <w:sz w:val="40"/>
      <w:szCs w:val="40"/>
    </w:rPr>
  </w:style>
  <w:style w:type="paragraph" w:customStyle="1" w:styleId="Heading2">
    <w:name w:val="Heading 2"/>
    <w:basedOn w:val="a"/>
    <w:next w:val="a"/>
    <w:link w:val="Heading2Char"/>
    <w:uiPriority w:val="9"/>
    <w:unhideWhenUsed/>
    <w:qFormat/>
    <w:rsid w:val="00F56CD7"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character" w:customStyle="1" w:styleId="Heading2Char">
    <w:name w:val="Heading 2 Char"/>
    <w:basedOn w:val="a0"/>
    <w:link w:val="Heading2"/>
    <w:uiPriority w:val="9"/>
    <w:rsid w:val="00F56CD7"/>
    <w:rPr>
      <w:rFonts w:ascii="Arial" w:eastAsia="Arial" w:hAnsi="Arial" w:cs="Arial"/>
      <w:sz w:val="34"/>
    </w:rPr>
  </w:style>
  <w:style w:type="paragraph" w:customStyle="1" w:styleId="Heading3">
    <w:name w:val="Heading 3"/>
    <w:basedOn w:val="a"/>
    <w:next w:val="a"/>
    <w:link w:val="Heading3Char"/>
    <w:uiPriority w:val="9"/>
    <w:unhideWhenUsed/>
    <w:qFormat/>
    <w:rsid w:val="00F56CD7"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character" w:customStyle="1" w:styleId="Heading3Char">
    <w:name w:val="Heading 3 Char"/>
    <w:basedOn w:val="a0"/>
    <w:link w:val="Heading3"/>
    <w:uiPriority w:val="9"/>
    <w:rsid w:val="00F56CD7"/>
    <w:rPr>
      <w:rFonts w:ascii="Arial" w:eastAsia="Arial" w:hAnsi="Arial" w:cs="Arial"/>
      <w:sz w:val="30"/>
      <w:szCs w:val="30"/>
    </w:rPr>
  </w:style>
  <w:style w:type="paragraph" w:customStyle="1" w:styleId="Heading4">
    <w:name w:val="Heading 4"/>
    <w:basedOn w:val="a"/>
    <w:next w:val="a"/>
    <w:link w:val="Heading4Char"/>
    <w:uiPriority w:val="9"/>
    <w:unhideWhenUsed/>
    <w:qFormat/>
    <w:rsid w:val="00F56CD7"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character" w:customStyle="1" w:styleId="Heading4Char">
    <w:name w:val="Heading 4 Char"/>
    <w:basedOn w:val="a0"/>
    <w:link w:val="Heading4"/>
    <w:uiPriority w:val="9"/>
    <w:rsid w:val="00F56CD7"/>
    <w:rPr>
      <w:rFonts w:ascii="Arial" w:eastAsia="Arial" w:hAnsi="Arial" w:cs="Arial"/>
      <w:b/>
      <w:bCs/>
      <w:sz w:val="26"/>
      <w:szCs w:val="26"/>
    </w:rPr>
  </w:style>
  <w:style w:type="paragraph" w:customStyle="1" w:styleId="Heading5">
    <w:name w:val="Heading 5"/>
    <w:basedOn w:val="a"/>
    <w:next w:val="a"/>
    <w:link w:val="Heading5Char"/>
    <w:uiPriority w:val="9"/>
    <w:unhideWhenUsed/>
    <w:qFormat/>
    <w:rsid w:val="00F56CD7"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character" w:customStyle="1" w:styleId="Heading5Char">
    <w:name w:val="Heading 5 Char"/>
    <w:basedOn w:val="a0"/>
    <w:link w:val="Heading5"/>
    <w:uiPriority w:val="9"/>
    <w:rsid w:val="00F56CD7"/>
    <w:rPr>
      <w:rFonts w:ascii="Arial" w:eastAsia="Arial" w:hAnsi="Arial" w:cs="Arial"/>
      <w:b/>
      <w:bCs/>
      <w:sz w:val="24"/>
      <w:szCs w:val="24"/>
    </w:rPr>
  </w:style>
  <w:style w:type="paragraph" w:customStyle="1" w:styleId="Heading6">
    <w:name w:val="Heading 6"/>
    <w:basedOn w:val="a"/>
    <w:next w:val="a"/>
    <w:link w:val="Heading6Char"/>
    <w:uiPriority w:val="9"/>
    <w:unhideWhenUsed/>
    <w:qFormat/>
    <w:rsid w:val="00F56CD7"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character" w:customStyle="1" w:styleId="Heading6Char">
    <w:name w:val="Heading 6 Char"/>
    <w:basedOn w:val="a0"/>
    <w:link w:val="Heading6"/>
    <w:uiPriority w:val="9"/>
    <w:rsid w:val="00F56CD7"/>
    <w:rPr>
      <w:rFonts w:ascii="Arial" w:eastAsia="Arial" w:hAnsi="Arial" w:cs="Arial"/>
      <w:b/>
      <w:bCs/>
      <w:sz w:val="22"/>
      <w:szCs w:val="22"/>
    </w:rPr>
  </w:style>
  <w:style w:type="paragraph" w:customStyle="1" w:styleId="Heading7">
    <w:name w:val="Heading 7"/>
    <w:basedOn w:val="a"/>
    <w:next w:val="a"/>
    <w:link w:val="Heading7Char"/>
    <w:uiPriority w:val="9"/>
    <w:unhideWhenUsed/>
    <w:qFormat/>
    <w:rsid w:val="00F56CD7"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character" w:customStyle="1" w:styleId="Heading7Char">
    <w:name w:val="Heading 7 Char"/>
    <w:basedOn w:val="a0"/>
    <w:link w:val="Heading7"/>
    <w:uiPriority w:val="9"/>
    <w:rsid w:val="00F56CD7"/>
    <w:rPr>
      <w:rFonts w:ascii="Arial" w:eastAsia="Arial" w:hAnsi="Arial" w:cs="Arial"/>
      <w:b/>
      <w:bCs/>
      <w:i/>
      <w:iCs/>
      <w:sz w:val="22"/>
      <w:szCs w:val="22"/>
    </w:rPr>
  </w:style>
  <w:style w:type="paragraph" w:customStyle="1" w:styleId="Heading8">
    <w:name w:val="Heading 8"/>
    <w:basedOn w:val="a"/>
    <w:next w:val="a"/>
    <w:link w:val="Heading8Char"/>
    <w:uiPriority w:val="9"/>
    <w:unhideWhenUsed/>
    <w:qFormat/>
    <w:rsid w:val="00F56CD7"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character" w:customStyle="1" w:styleId="Heading8Char">
    <w:name w:val="Heading 8 Char"/>
    <w:basedOn w:val="a0"/>
    <w:link w:val="Heading8"/>
    <w:uiPriority w:val="9"/>
    <w:rsid w:val="00F56CD7"/>
    <w:rPr>
      <w:rFonts w:ascii="Arial" w:eastAsia="Arial" w:hAnsi="Arial" w:cs="Arial"/>
      <w:i/>
      <w:iCs/>
      <w:sz w:val="22"/>
      <w:szCs w:val="22"/>
    </w:rPr>
  </w:style>
  <w:style w:type="paragraph" w:customStyle="1" w:styleId="Heading9">
    <w:name w:val="Heading 9"/>
    <w:basedOn w:val="a"/>
    <w:next w:val="a"/>
    <w:link w:val="Heading9Char"/>
    <w:uiPriority w:val="9"/>
    <w:unhideWhenUsed/>
    <w:qFormat/>
    <w:rsid w:val="00F56CD7"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customStyle="1" w:styleId="Heading9Char">
    <w:name w:val="Heading 9 Char"/>
    <w:basedOn w:val="a0"/>
    <w:link w:val="Heading9"/>
    <w:uiPriority w:val="9"/>
    <w:rsid w:val="00F56CD7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  <w:rsid w:val="00F56CD7"/>
  </w:style>
  <w:style w:type="paragraph" w:styleId="a4">
    <w:name w:val="Title"/>
    <w:basedOn w:val="a"/>
    <w:next w:val="a"/>
    <w:link w:val="a5"/>
    <w:uiPriority w:val="10"/>
    <w:qFormat/>
    <w:rsid w:val="00F56CD7"/>
    <w:pPr>
      <w:spacing w:before="300" w:after="200"/>
      <w:contextualSpacing/>
    </w:pPr>
    <w:rPr>
      <w:sz w:val="48"/>
      <w:szCs w:val="48"/>
    </w:rPr>
  </w:style>
  <w:style w:type="character" w:customStyle="1" w:styleId="a5">
    <w:name w:val="Название Знак"/>
    <w:basedOn w:val="a0"/>
    <w:link w:val="a4"/>
    <w:uiPriority w:val="10"/>
    <w:rsid w:val="00F56CD7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rsid w:val="00F56CD7"/>
    <w:pPr>
      <w:spacing w:before="200" w:after="200"/>
    </w:pPr>
    <w:rPr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sid w:val="00F56CD7"/>
    <w:rPr>
      <w:sz w:val="24"/>
      <w:szCs w:val="24"/>
    </w:rPr>
  </w:style>
  <w:style w:type="paragraph" w:styleId="2">
    <w:name w:val="Quote"/>
    <w:basedOn w:val="a"/>
    <w:next w:val="a"/>
    <w:link w:val="20"/>
    <w:uiPriority w:val="29"/>
    <w:qFormat/>
    <w:rsid w:val="00F56CD7"/>
    <w:pPr>
      <w:ind w:left="720" w:right="720"/>
    </w:pPr>
    <w:rPr>
      <w:i/>
    </w:rPr>
  </w:style>
  <w:style w:type="character" w:customStyle="1" w:styleId="20">
    <w:name w:val="Цитата 2 Знак"/>
    <w:link w:val="2"/>
    <w:uiPriority w:val="29"/>
    <w:rsid w:val="00F56CD7"/>
    <w:rPr>
      <w:i/>
    </w:rPr>
  </w:style>
  <w:style w:type="paragraph" w:styleId="a8">
    <w:name w:val="Intense Quote"/>
    <w:basedOn w:val="a"/>
    <w:next w:val="a"/>
    <w:link w:val="a9"/>
    <w:uiPriority w:val="30"/>
    <w:qFormat/>
    <w:rsid w:val="00F56CD7"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sid w:val="00F56CD7"/>
    <w:rPr>
      <w:i/>
    </w:rPr>
  </w:style>
  <w:style w:type="paragraph" w:customStyle="1" w:styleId="Header">
    <w:name w:val="Header"/>
    <w:basedOn w:val="a"/>
    <w:link w:val="HeaderChar"/>
    <w:uiPriority w:val="99"/>
    <w:unhideWhenUsed/>
    <w:rsid w:val="00F56CD7"/>
    <w:pPr>
      <w:tabs>
        <w:tab w:val="center" w:pos="7143"/>
        <w:tab w:val="right" w:pos="14287"/>
      </w:tabs>
    </w:pPr>
  </w:style>
  <w:style w:type="character" w:customStyle="1" w:styleId="HeaderChar">
    <w:name w:val="Header Char"/>
    <w:basedOn w:val="a0"/>
    <w:link w:val="Header"/>
    <w:uiPriority w:val="99"/>
    <w:rsid w:val="00F56CD7"/>
  </w:style>
  <w:style w:type="paragraph" w:customStyle="1" w:styleId="Footer">
    <w:name w:val="Footer"/>
    <w:basedOn w:val="a"/>
    <w:link w:val="CaptionChar"/>
    <w:uiPriority w:val="99"/>
    <w:unhideWhenUsed/>
    <w:rsid w:val="00F56CD7"/>
    <w:pPr>
      <w:tabs>
        <w:tab w:val="center" w:pos="7143"/>
        <w:tab w:val="right" w:pos="14287"/>
      </w:tabs>
    </w:pPr>
  </w:style>
  <w:style w:type="character" w:customStyle="1" w:styleId="FooterChar">
    <w:name w:val="Footer Char"/>
    <w:basedOn w:val="a0"/>
    <w:link w:val="Footer"/>
    <w:uiPriority w:val="99"/>
    <w:rsid w:val="00F56CD7"/>
  </w:style>
  <w:style w:type="paragraph" w:customStyle="1" w:styleId="Caption">
    <w:name w:val="Caption"/>
    <w:basedOn w:val="a"/>
    <w:next w:val="a"/>
    <w:uiPriority w:val="35"/>
    <w:semiHidden/>
    <w:unhideWhenUsed/>
    <w:qFormat/>
    <w:rsid w:val="00F56CD7"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customStyle="1" w:styleId="CaptionChar">
    <w:name w:val="Caption Char"/>
    <w:link w:val="Footer"/>
    <w:uiPriority w:val="99"/>
    <w:rsid w:val="00F56CD7"/>
  </w:style>
  <w:style w:type="table" w:styleId="aa">
    <w:name w:val="Table Grid"/>
    <w:basedOn w:val="a1"/>
    <w:uiPriority w:val="59"/>
    <w:rsid w:val="00F56CD7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Light">
    <w:name w:val="Table Grid Light"/>
    <w:basedOn w:val="a1"/>
    <w:uiPriority w:val="59"/>
    <w:rsid w:val="00F56CD7"/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">
    <w:name w:val="Plain Table 1"/>
    <w:basedOn w:val="a1"/>
    <w:uiPriority w:val="59"/>
    <w:rsid w:val="00F56CD7"/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D" w:fill="F2F2F2" w:themeFill="text1" w:themeFillTint="D"/>
      </w:tcPr>
    </w:tblStylePr>
    <w:tblStylePr w:type="band1Horz">
      <w:tblPr/>
      <w:tcPr>
        <w:shd w:val="clear" w:color="F2F2F2" w:themeColor="text1" w:themeTint="D" w:fill="F2F2F2" w:themeFill="text1" w:themeFillTint="D"/>
      </w:tcPr>
    </w:tblStylePr>
  </w:style>
  <w:style w:type="table" w:customStyle="1" w:styleId="PlainTable2">
    <w:name w:val="Plain Table 2"/>
    <w:basedOn w:val="a1"/>
    <w:uiPriority w:val="59"/>
    <w:rsid w:val="00F56CD7"/>
    <w:tblPr>
      <w:tblInd w:w="0" w:type="dxa"/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PlainTable3">
    <w:name w:val="Plain Table 3"/>
    <w:basedOn w:val="a1"/>
    <w:uiPriority w:val="99"/>
    <w:rsid w:val="00F56CD7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D" w:fill="F2F2F2" w:themeFill="text1" w:themeFillTint="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D" w:fill="F2F2F2" w:themeFill="text1" w:themeFillTint="D"/>
      </w:tcPr>
    </w:tblStylePr>
  </w:style>
  <w:style w:type="table" w:customStyle="1" w:styleId="PlainTable4">
    <w:name w:val="Plain Table 4"/>
    <w:basedOn w:val="a1"/>
    <w:uiPriority w:val="99"/>
    <w:rsid w:val="00F56CD7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D" w:fill="F2F2F2" w:themeFill="text1" w:themeFillTint="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D" w:fill="F2F2F2" w:themeFill="text1" w:themeFillTint="D"/>
      </w:tcPr>
    </w:tblStylePr>
  </w:style>
  <w:style w:type="table" w:customStyle="1" w:styleId="PlainTable5">
    <w:name w:val="Plain Table 5"/>
    <w:basedOn w:val="a1"/>
    <w:uiPriority w:val="99"/>
    <w:rsid w:val="00F56CD7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D" w:fill="F2F2F2" w:themeFill="text1" w:themeFillTint="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D" w:fill="F2F2F2" w:themeFill="text1" w:themeFillTint="D"/>
      </w:tcPr>
    </w:tblStylePr>
  </w:style>
  <w:style w:type="table" w:customStyle="1" w:styleId="GridTable1Light">
    <w:name w:val="Grid Table 1 Light"/>
    <w:basedOn w:val="a1"/>
    <w:uiPriority w:val="99"/>
    <w:rsid w:val="00F56CD7"/>
    <w:tblPr>
      <w:tblStyleRowBandSize w:val="1"/>
      <w:tblStyleColBandSize w:val="1"/>
      <w:tblInd w:w="0" w:type="dxa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rsid w:val="00F56CD7"/>
    <w:tblPr>
      <w:tblStyleRowBandSize w:val="1"/>
      <w:tblStyleColBandSize w:val="1"/>
      <w:tblInd w:w="0" w:type="dxa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rsid w:val="00F56CD7"/>
    <w:tblPr>
      <w:tblStyleRowBandSize w:val="1"/>
      <w:tblStyleColBandSize w:val="1"/>
      <w:tblInd w:w="0" w:type="dxa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rsid w:val="00F56CD7"/>
    <w:tblPr>
      <w:tblStyleRowBandSize w:val="1"/>
      <w:tblStyleColBandSize w:val="1"/>
      <w:tblInd w:w="0" w:type="dxa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rsid w:val="00F56CD7"/>
    <w:tblPr>
      <w:tblStyleRowBandSize w:val="1"/>
      <w:tblStyleColBandSize w:val="1"/>
      <w:tblInd w:w="0" w:type="dxa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rsid w:val="00F56CD7"/>
    <w:tblPr>
      <w:tblStyleRowBandSize w:val="1"/>
      <w:tblStyleColBandSize w:val="1"/>
      <w:tblInd w:w="0" w:type="dxa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rsid w:val="00F56CD7"/>
    <w:tblPr>
      <w:tblStyleRowBandSize w:val="1"/>
      <w:tblStyleColBandSize w:val="1"/>
      <w:tblInd w:w="0" w:type="dxa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customStyle="1" w:styleId="GridTable2">
    <w:name w:val="Grid Table 2"/>
    <w:basedOn w:val="a1"/>
    <w:uiPriority w:val="99"/>
    <w:rsid w:val="00F56CD7"/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rsid w:val="00F56CD7"/>
    <w:tblPr>
      <w:tblStyleRowBandSize w:val="1"/>
      <w:tblStyleColBandSize w:val="1"/>
      <w:tblInd w:w="0" w:type="dxa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rsid w:val="00F56CD7"/>
    <w:tblPr>
      <w:tblStyleRowBandSize w:val="1"/>
      <w:tblStyleColBandSize w:val="1"/>
      <w:tblInd w:w="0" w:type="dxa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rsid w:val="00F56CD7"/>
    <w:tblPr>
      <w:tblStyleRowBandSize w:val="1"/>
      <w:tblStyleColBandSize w:val="1"/>
      <w:tblInd w:w="0" w:type="dxa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rsid w:val="00F56CD7"/>
    <w:tblPr>
      <w:tblStyleRowBandSize w:val="1"/>
      <w:tblStyleColBandSize w:val="1"/>
      <w:tblInd w:w="0" w:type="dxa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rsid w:val="00F56CD7"/>
    <w:tblPr>
      <w:tblStyleRowBandSize w:val="1"/>
      <w:tblStyleColBandSize w:val="1"/>
      <w:tblInd w:w="0" w:type="dxa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rsid w:val="00F56CD7"/>
    <w:tblPr>
      <w:tblStyleRowBandSize w:val="1"/>
      <w:tblStyleColBandSize w:val="1"/>
      <w:tblInd w:w="0" w:type="dxa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GridTable3">
    <w:name w:val="Grid Table 3"/>
    <w:basedOn w:val="a1"/>
    <w:uiPriority w:val="99"/>
    <w:rsid w:val="00F56CD7"/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rsid w:val="00F56CD7"/>
    <w:tblPr>
      <w:tblStyleRowBandSize w:val="1"/>
      <w:tblStyleColBandSize w:val="1"/>
      <w:tblInd w:w="0" w:type="dxa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rsid w:val="00F56CD7"/>
    <w:tblPr>
      <w:tblStyleRowBandSize w:val="1"/>
      <w:tblStyleColBandSize w:val="1"/>
      <w:tblInd w:w="0" w:type="dxa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rsid w:val="00F56CD7"/>
    <w:tblPr>
      <w:tblStyleRowBandSize w:val="1"/>
      <w:tblStyleColBandSize w:val="1"/>
      <w:tblInd w:w="0" w:type="dxa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rsid w:val="00F56CD7"/>
    <w:tblPr>
      <w:tblStyleRowBandSize w:val="1"/>
      <w:tblStyleColBandSize w:val="1"/>
      <w:tblInd w:w="0" w:type="dxa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rsid w:val="00F56CD7"/>
    <w:tblPr>
      <w:tblStyleRowBandSize w:val="1"/>
      <w:tblStyleColBandSize w:val="1"/>
      <w:tblInd w:w="0" w:type="dxa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rsid w:val="00F56CD7"/>
    <w:tblPr>
      <w:tblStyleRowBandSize w:val="1"/>
      <w:tblStyleColBandSize w:val="1"/>
      <w:tblInd w:w="0" w:type="dxa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GridTable4">
    <w:name w:val="Grid Table 4"/>
    <w:basedOn w:val="a1"/>
    <w:uiPriority w:val="59"/>
    <w:rsid w:val="00F56CD7"/>
    <w:tblPr>
      <w:tblStyleRowBandSize w:val="1"/>
      <w:tblStyleColBandSize w:val="1"/>
      <w:tblInd w:w="0" w:type="dxa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rsid w:val="00F56CD7"/>
    <w:tblPr>
      <w:tblStyleRowBandSize w:val="1"/>
      <w:tblStyleColBandSize w:val="1"/>
      <w:tblInd w:w="0" w:type="dxa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rsid w:val="00F56CD7"/>
    <w:tblPr>
      <w:tblStyleRowBandSize w:val="1"/>
      <w:tblStyleColBandSize w:val="1"/>
      <w:tblInd w:w="0" w:type="dxa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rsid w:val="00F56CD7"/>
    <w:tblPr>
      <w:tblStyleRowBandSize w:val="1"/>
      <w:tblStyleColBandSize w:val="1"/>
      <w:tblInd w:w="0" w:type="dxa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rsid w:val="00F56CD7"/>
    <w:tblPr>
      <w:tblStyleRowBandSize w:val="1"/>
      <w:tblStyleColBandSize w:val="1"/>
      <w:tblInd w:w="0" w:type="dxa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rsid w:val="00F56CD7"/>
    <w:tblPr>
      <w:tblStyleRowBandSize w:val="1"/>
      <w:tblStyleColBandSize w:val="1"/>
      <w:tblInd w:w="0" w:type="dxa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rsid w:val="00F56CD7"/>
    <w:tblPr>
      <w:tblStyleRowBandSize w:val="1"/>
      <w:tblStyleColBandSize w:val="1"/>
      <w:tblInd w:w="0" w:type="dxa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GridTable5Dark">
    <w:name w:val="Grid Table 5 Dark"/>
    <w:basedOn w:val="a1"/>
    <w:uiPriority w:val="99"/>
    <w:rsid w:val="00F56CD7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rsid w:val="00F56CD7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rsid w:val="00F56CD7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rsid w:val="00F56CD7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rsid w:val="00F56CD7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rsid w:val="00F56CD7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rsid w:val="00F56CD7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customStyle="1" w:styleId="GridTable6Colorful">
    <w:name w:val="Grid Table 6 Colorful"/>
    <w:basedOn w:val="a1"/>
    <w:uiPriority w:val="99"/>
    <w:rsid w:val="00F56CD7"/>
    <w:tblPr>
      <w:tblStyleRowBandSize w:val="1"/>
      <w:tblStyleColBandSize w:val="1"/>
      <w:tblInd w:w="0" w:type="dxa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rsid w:val="00F56CD7"/>
    <w:tblPr>
      <w:tblStyleRowBandSize w:val="1"/>
      <w:tblStyleColBandSize w:val="1"/>
      <w:tblInd w:w="0" w:type="dxa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rsid w:val="00F56CD7"/>
    <w:tblPr>
      <w:tblStyleRowBandSize w:val="1"/>
      <w:tblStyleColBandSize w:val="1"/>
      <w:tblInd w:w="0" w:type="dxa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rsid w:val="00F56CD7"/>
    <w:tblPr>
      <w:tblStyleRowBandSize w:val="1"/>
      <w:tblStyleColBandSize w:val="1"/>
      <w:tblInd w:w="0" w:type="dxa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rsid w:val="00F56CD7"/>
    <w:tblPr>
      <w:tblStyleRowBandSize w:val="1"/>
      <w:tblStyleColBandSize w:val="1"/>
      <w:tblInd w:w="0" w:type="dxa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rsid w:val="00F56CD7"/>
    <w:tblPr>
      <w:tblStyleRowBandSize w:val="1"/>
      <w:tblStyleColBandSize w:val="1"/>
      <w:tblInd w:w="0" w:type="dxa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rsid w:val="00F56CD7"/>
    <w:tblPr>
      <w:tblStyleRowBandSize w:val="1"/>
      <w:tblStyleColBandSize w:val="1"/>
      <w:tblInd w:w="0" w:type="dxa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">
    <w:name w:val="Grid Table 7 Colorful"/>
    <w:basedOn w:val="a1"/>
    <w:uiPriority w:val="99"/>
    <w:rsid w:val="00F56CD7"/>
    <w:tblPr>
      <w:tblStyleRowBandSize w:val="1"/>
      <w:tblStyleColBandSize w:val="1"/>
      <w:tblInd w:w="0" w:type="dxa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D" w:fill="F2F2F2" w:themeFill="text1" w:themeFillTint="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D" w:fill="F2F2F2" w:themeFill="text1" w:themeFillTint="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rsid w:val="00F56CD7"/>
    <w:tblPr>
      <w:tblStyleRowBandSize w:val="1"/>
      <w:tblStyleColBandSize w:val="1"/>
      <w:tblInd w:w="0" w:type="dxa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6BFDD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6BFDD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rsid w:val="00F56CD7"/>
    <w:tblPr>
      <w:tblStyleRowBandSize w:val="1"/>
      <w:tblStyleColBandSize w:val="1"/>
      <w:tblInd w:w="0" w:type="dxa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rsid w:val="00F56CD7"/>
    <w:tblPr>
      <w:tblStyleRowBandSize w:val="1"/>
      <w:tblStyleColBandSize w:val="1"/>
      <w:tblInd w:w="0" w:type="dxa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ABB59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9ABB59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rsid w:val="00F56CD7"/>
    <w:tblPr>
      <w:tblStyleRowBandSize w:val="1"/>
      <w:tblStyleColBandSize w:val="1"/>
      <w:tblInd w:w="0" w:type="dxa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rsid w:val="00F56CD7"/>
    <w:tblPr>
      <w:tblStyleRowBandSize w:val="1"/>
      <w:tblStyleColBandSize w:val="1"/>
      <w:tblInd w:w="0" w:type="dxa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9D0DE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single" w:sz="4" w:space="0" w:color="99D0DE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rsid w:val="00F56CD7"/>
    <w:tblPr>
      <w:tblStyleRowBandSize w:val="1"/>
      <w:tblStyleColBandSize w:val="1"/>
      <w:tblInd w:w="0" w:type="dxa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396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single" w:sz="4" w:space="0" w:color="FAC396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customStyle="1" w:styleId="ListTable1Light">
    <w:name w:val="List Table 1 Light"/>
    <w:basedOn w:val="a1"/>
    <w:uiPriority w:val="99"/>
    <w:rsid w:val="00F56CD7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rsid w:val="00F56CD7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rsid w:val="00F56CD7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rsid w:val="00F56CD7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rsid w:val="00F56CD7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rsid w:val="00F56CD7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rsid w:val="00F56CD7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ListTable2">
    <w:name w:val="List Table 2"/>
    <w:basedOn w:val="a1"/>
    <w:uiPriority w:val="99"/>
    <w:rsid w:val="00F56CD7"/>
    <w:tblPr>
      <w:tblStyleRowBandSize w:val="1"/>
      <w:tblStyleColBandSize w:val="1"/>
      <w:tblInd w:w="0" w:type="dxa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rsid w:val="00F56CD7"/>
    <w:tblPr>
      <w:tblStyleRowBandSize w:val="1"/>
      <w:tblStyleColBandSize w:val="1"/>
      <w:tblInd w:w="0" w:type="dxa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rsid w:val="00F56CD7"/>
    <w:tblPr>
      <w:tblStyleRowBandSize w:val="1"/>
      <w:tblStyleColBandSize w:val="1"/>
      <w:tblInd w:w="0" w:type="dxa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rsid w:val="00F56CD7"/>
    <w:tblPr>
      <w:tblStyleRowBandSize w:val="1"/>
      <w:tblStyleColBandSize w:val="1"/>
      <w:tblInd w:w="0" w:type="dxa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rsid w:val="00F56CD7"/>
    <w:tblPr>
      <w:tblStyleRowBandSize w:val="1"/>
      <w:tblStyleColBandSize w:val="1"/>
      <w:tblInd w:w="0" w:type="dxa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rsid w:val="00F56CD7"/>
    <w:tblPr>
      <w:tblStyleRowBandSize w:val="1"/>
      <w:tblStyleColBandSize w:val="1"/>
      <w:tblInd w:w="0" w:type="dxa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rsid w:val="00F56CD7"/>
    <w:tblPr>
      <w:tblStyleRowBandSize w:val="1"/>
      <w:tblStyleColBandSize w:val="1"/>
      <w:tblInd w:w="0" w:type="dxa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ListTable3">
    <w:name w:val="List Table 3"/>
    <w:basedOn w:val="a1"/>
    <w:uiPriority w:val="99"/>
    <w:rsid w:val="00F56CD7"/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rsid w:val="00F56CD7"/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rsid w:val="00F56CD7"/>
    <w:tblPr>
      <w:tblStyleRowBandSize w:val="1"/>
      <w:tblStyleColBandSize w:val="1"/>
      <w:tblInd w:w="0" w:type="dxa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rsid w:val="00F56CD7"/>
    <w:tblPr>
      <w:tblStyleRowBandSize w:val="1"/>
      <w:tblStyleColBandSize w:val="1"/>
      <w:tblInd w:w="0" w:type="dxa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rsid w:val="00F56CD7"/>
    <w:tblPr>
      <w:tblStyleRowBandSize w:val="1"/>
      <w:tblStyleColBandSize w:val="1"/>
      <w:tblInd w:w="0" w:type="dxa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rsid w:val="00F56CD7"/>
    <w:tblPr>
      <w:tblStyleRowBandSize w:val="1"/>
      <w:tblStyleColBandSize w:val="1"/>
      <w:tblInd w:w="0" w:type="dxa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rsid w:val="00F56CD7"/>
    <w:tblPr>
      <w:tblStyleRowBandSize w:val="1"/>
      <w:tblStyleColBandSize w:val="1"/>
      <w:tblInd w:w="0" w:type="dxa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customStyle="1" w:styleId="ListTable4">
    <w:name w:val="List Table 4"/>
    <w:basedOn w:val="a1"/>
    <w:uiPriority w:val="99"/>
    <w:rsid w:val="00F56CD7"/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rsid w:val="00F56CD7"/>
    <w:tblPr>
      <w:tblStyleRowBandSize w:val="1"/>
      <w:tblStyleColBandSize w:val="1"/>
      <w:tblInd w:w="0" w:type="dxa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rsid w:val="00F56CD7"/>
    <w:tblPr>
      <w:tblStyleRowBandSize w:val="1"/>
      <w:tblStyleColBandSize w:val="1"/>
      <w:tblInd w:w="0" w:type="dxa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rsid w:val="00F56CD7"/>
    <w:tblPr>
      <w:tblStyleRowBandSize w:val="1"/>
      <w:tblStyleColBandSize w:val="1"/>
      <w:tblInd w:w="0" w:type="dxa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rsid w:val="00F56CD7"/>
    <w:tblPr>
      <w:tblStyleRowBandSize w:val="1"/>
      <w:tblStyleColBandSize w:val="1"/>
      <w:tblInd w:w="0" w:type="dxa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rsid w:val="00F56CD7"/>
    <w:tblPr>
      <w:tblStyleRowBandSize w:val="1"/>
      <w:tblStyleColBandSize w:val="1"/>
      <w:tblInd w:w="0" w:type="dxa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rsid w:val="00F56CD7"/>
    <w:tblPr>
      <w:tblStyleRowBandSize w:val="1"/>
      <w:tblStyleColBandSize w:val="1"/>
      <w:tblInd w:w="0" w:type="dxa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ListTable5Dark">
    <w:name w:val="List Table 5 Dark"/>
    <w:basedOn w:val="a1"/>
    <w:uiPriority w:val="99"/>
    <w:rsid w:val="00F56CD7"/>
    <w:tblPr>
      <w:tblStyleRowBandSize w:val="1"/>
      <w:tblStyleColBandSize w:val="1"/>
      <w:tblInd w:w="0" w:type="dxa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rsid w:val="00F56CD7"/>
    <w:tblPr>
      <w:tblStyleRowBandSize w:val="1"/>
      <w:tblStyleColBandSize w:val="1"/>
      <w:tblInd w:w="0" w:type="dxa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rsid w:val="00F56CD7"/>
    <w:tblPr>
      <w:tblStyleRowBandSize w:val="1"/>
      <w:tblStyleColBandSize w:val="1"/>
      <w:tblInd w:w="0" w:type="dxa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rsid w:val="00F56CD7"/>
    <w:tblPr>
      <w:tblStyleRowBandSize w:val="1"/>
      <w:tblStyleColBandSize w:val="1"/>
      <w:tblInd w:w="0" w:type="dxa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rsid w:val="00F56CD7"/>
    <w:tblPr>
      <w:tblStyleRowBandSize w:val="1"/>
      <w:tblStyleColBandSize w:val="1"/>
      <w:tblInd w:w="0" w:type="dxa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rsid w:val="00F56CD7"/>
    <w:tblPr>
      <w:tblStyleRowBandSize w:val="1"/>
      <w:tblStyleColBandSize w:val="1"/>
      <w:tblInd w:w="0" w:type="dxa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rsid w:val="00F56CD7"/>
    <w:tblPr>
      <w:tblStyleRowBandSize w:val="1"/>
      <w:tblStyleColBandSize w:val="1"/>
      <w:tblInd w:w="0" w:type="dxa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customStyle="1" w:styleId="ListTable6Colorful">
    <w:name w:val="List Table 6 Colorful"/>
    <w:basedOn w:val="a1"/>
    <w:uiPriority w:val="99"/>
    <w:rsid w:val="00F56CD7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rsid w:val="00F56CD7"/>
    <w:tblPr>
      <w:tblStyleRowBandSize w:val="1"/>
      <w:tblStyleColBandSize w:val="1"/>
      <w:tblInd w:w="0" w:type="dxa"/>
      <w:tblBorders>
        <w:top w:val="single" w:sz="4" w:space="0" w:color="4F81BD" w:themeColor="accent1"/>
        <w:bottom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rsid w:val="00F56CD7"/>
    <w:tblPr>
      <w:tblStyleRowBandSize w:val="1"/>
      <w:tblStyleColBandSize w:val="1"/>
      <w:tblInd w:w="0" w:type="dxa"/>
      <w:tblBorders>
        <w:top w:val="single" w:sz="4" w:space="0" w:color="D99695" w:themeColor="accent2" w:themeTint="97"/>
        <w:bottom w:val="single" w:sz="4" w:space="0" w:color="D99695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rsid w:val="00F56CD7"/>
    <w:tblPr>
      <w:tblStyleRowBandSize w:val="1"/>
      <w:tblStyleColBandSize w:val="1"/>
      <w:tblInd w:w="0" w:type="dxa"/>
      <w:tblBorders>
        <w:top w:val="single" w:sz="4" w:space="0" w:color="C3D69B" w:themeColor="accent3" w:themeTint="98"/>
        <w:bottom w:val="single" w:sz="4" w:space="0" w:color="C3D69B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rsid w:val="00F56CD7"/>
    <w:tblPr>
      <w:tblStyleRowBandSize w:val="1"/>
      <w:tblStyleColBandSize w:val="1"/>
      <w:tblInd w:w="0" w:type="dxa"/>
      <w:tblBorders>
        <w:top w:val="single" w:sz="4" w:space="0" w:color="B2A1C6" w:themeColor="accent4" w:themeTint="9A"/>
        <w:bottom w:val="single" w:sz="4" w:space="0" w:color="B2A1C6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rsid w:val="00F56CD7"/>
    <w:tblPr>
      <w:tblStyleRowBandSize w:val="1"/>
      <w:tblStyleColBandSize w:val="1"/>
      <w:tblInd w:w="0" w:type="dxa"/>
      <w:tblBorders>
        <w:top w:val="single" w:sz="4" w:space="0" w:color="92CCDC" w:themeColor="accent5" w:themeTint="9A"/>
        <w:bottom w:val="single" w:sz="4" w:space="0" w:color="92CCDC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rsid w:val="00F56CD7"/>
    <w:tblPr>
      <w:tblStyleRowBandSize w:val="1"/>
      <w:tblStyleColBandSize w:val="1"/>
      <w:tblInd w:w="0" w:type="dxa"/>
      <w:tblBorders>
        <w:top w:val="single" w:sz="4" w:space="0" w:color="FAC090" w:themeColor="accent6" w:themeTint="98"/>
        <w:bottom w:val="single" w:sz="4" w:space="0" w:color="FAC090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stTable7Colorful">
    <w:name w:val="List Table 7 Colorful"/>
    <w:basedOn w:val="a1"/>
    <w:uiPriority w:val="99"/>
    <w:rsid w:val="00F56CD7"/>
    <w:tblPr>
      <w:tblStyleRowBandSize w:val="1"/>
      <w:tblStyleColBandSize w:val="1"/>
      <w:tblInd w:w="0" w:type="dxa"/>
      <w:tblBorders>
        <w:right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rsid w:val="00F56CD7"/>
    <w:tblPr>
      <w:tblStyleRowBandSize w:val="1"/>
      <w:tblStyleColBandSize w:val="1"/>
      <w:tblInd w:w="0" w:type="dxa"/>
      <w:tblBorders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F81BD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single" w:sz="4" w:space="0" w:color="4F81BD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rsid w:val="00F56CD7"/>
    <w:tblPr>
      <w:tblStyleRowBandSize w:val="1"/>
      <w:tblStyleColBandSize w:val="1"/>
      <w:tblInd w:w="0" w:type="dxa"/>
      <w:tblBorders>
        <w:right w:val="single" w:sz="4" w:space="0" w:color="D99695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rsid w:val="00F56CD7"/>
    <w:tblPr>
      <w:tblStyleRowBandSize w:val="1"/>
      <w:tblStyleColBandSize w:val="1"/>
      <w:tblInd w:w="0" w:type="dxa"/>
      <w:tblBorders>
        <w:right w:val="single" w:sz="4" w:space="0" w:color="C3D69B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3D69B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3D69B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rsid w:val="00F56CD7"/>
    <w:tblPr>
      <w:tblStyleRowBandSize w:val="1"/>
      <w:tblStyleColBandSize w:val="1"/>
      <w:tblInd w:w="0" w:type="dxa"/>
      <w:tblBorders>
        <w:right w:val="single" w:sz="4" w:space="0" w:color="B2A1C6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rsid w:val="00F56CD7"/>
    <w:tblPr>
      <w:tblStyleRowBandSize w:val="1"/>
      <w:tblStyleColBandSize w:val="1"/>
      <w:tblInd w:w="0" w:type="dxa"/>
      <w:tblBorders>
        <w:right w:val="single" w:sz="4" w:space="0" w:color="92CCDC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2CCDC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2CCDC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rsid w:val="00F56CD7"/>
    <w:tblPr>
      <w:tblStyleRowBandSize w:val="1"/>
      <w:tblStyleColBandSize w:val="1"/>
      <w:tblInd w:w="0" w:type="dxa"/>
      <w:tblBorders>
        <w:right w:val="single" w:sz="4" w:space="0" w:color="FAC090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090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FAC090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sid w:val="00F56CD7"/>
    <w:rPr>
      <w:color w:val="40404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D" w:fill="F2F2F2" w:themeFill="text1" w:themeFillTint="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D" w:fill="F2F2F2" w:themeFill="text1" w:themeFillTint="D"/>
      </w:tcPr>
    </w:tblStylePr>
  </w:style>
  <w:style w:type="table" w:customStyle="1" w:styleId="Lined-Accent1">
    <w:name w:val="Lined - Accent 1"/>
    <w:basedOn w:val="a1"/>
    <w:uiPriority w:val="99"/>
    <w:rsid w:val="00F56CD7"/>
    <w:rPr>
      <w:color w:val="40404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rsid w:val="00F56CD7"/>
    <w:rPr>
      <w:color w:val="40404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rsid w:val="00F56CD7"/>
    <w:rPr>
      <w:color w:val="40404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rsid w:val="00F56CD7"/>
    <w:rPr>
      <w:color w:val="40404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rsid w:val="00F56CD7"/>
    <w:rPr>
      <w:color w:val="40404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rsid w:val="00F56CD7"/>
    <w:rPr>
      <w:color w:val="40404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sid w:val="00F56CD7"/>
    <w:rPr>
      <w:color w:val="404040"/>
    </w:rPr>
    <w:tblPr>
      <w:tblStyleRowBandSize w:val="1"/>
      <w:tblStyleColBandSize w:val="1"/>
      <w:tblInd w:w="0" w:type="dxa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D" w:fill="F2F2F2" w:themeFill="text1" w:themeFillTint="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D" w:fill="F2F2F2" w:themeFill="text1" w:themeFillTint="D"/>
      </w:tcPr>
    </w:tblStylePr>
  </w:style>
  <w:style w:type="table" w:customStyle="1" w:styleId="BorderedLined-Accent1">
    <w:name w:val="Bordered &amp; Lined - Accent 1"/>
    <w:basedOn w:val="a1"/>
    <w:uiPriority w:val="99"/>
    <w:rsid w:val="00F56CD7"/>
    <w:rPr>
      <w:color w:val="404040"/>
    </w:rPr>
    <w:tblPr>
      <w:tblStyleRowBandSize w:val="1"/>
      <w:tblStyleColBandSize w:val="1"/>
      <w:tblInd w:w="0" w:type="dxa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sid w:val="00F56CD7"/>
    <w:rPr>
      <w:color w:val="404040"/>
    </w:rPr>
    <w:tblPr>
      <w:tblStyleRowBandSize w:val="1"/>
      <w:tblStyleColBandSize w:val="1"/>
      <w:tblInd w:w="0" w:type="dxa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sid w:val="00F56CD7"/>
    <w:rPr>
      <w:color w:val="404040"/>
    </w:rPr>
    <w:tblPr>
      <w:tblStyleRowBandSize w:val="1"/>
      <w:tblStyleColBandSize w:val="1"/>
      <w:tblInd w:w="0" w:type="dxa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sid w:val="00F56CD7"/>
    <w:rPr>
      <w:color w:val="404040"/>
    </w:rPr>
    <w:tblPr>
      <w:tblStyleRowBandSize w:val="1"/>
      <w:tblStyleColBandSize w:val="1"/>
      <w:tblInd w:w="0" w:type="dxa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sid w:val="00F56CD7"/>
    <w:rPr>
      <w:color w:val="404040"/>
    </w:rPr>
    <w:tblPr>
      <w:tblStyleRowBandSize w:val="1"/>
      <w:tblStyleColBandSize w:val="1"/>
      <w:tblInd w:w="0" w:type="dxa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sid w:val="00F56CD7"/>
    <w:rPr>
      <w:color w:val="404040"/>
    </w:rPr>
    <w:tblPr>
      <w:tblStyleRowBandSize w:val="1"/>
      <w:tblStyleColBandSize w:val="1"/>
      <w:tblInd w:w="0" w:type="dxa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rsid w:val="00F56CD7"/>
    <w:tblPr>
      <w:tblStyleRowBandSize w:val="1"/>
      <w:tblStyleColBandSize w:val="1"/>
      <w:tblInd w:w="0" w:type="dxa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rsid w:val="00F56CD7"/>
    <w:tblPr>
      <w:tblStyleRowBandSize w:val="1"/>
      <w:tblStyleColBandSize w:val="1"/>
      <w:tblInd w:w="0" w:type="dxa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rsid w:val="00F56CD7"/>
    <w:tblPr>
      <w:tblStyleRowBandSize w:val="1"/>
      <w:tblStyleColBandSize w:val="1"/>
      <w:tblInd w:w="0" w:type="dxa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rsid w:val="00F56CD7"/>
    <w:tblPr>
      <w:tblStyleRowBandSize w:val="1"/>
      <w:tblStyleColBandSize w:val="1"/>
      <w:tblInd w:w="0" w:type="dxa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rsid w:val="00F56CD7"/>
    <w:tblPr>
      <w:tblStyleRowBandSize w:val="1"/>
      <w:tblStyleColBandSize w:val="1"/>
      <w:tblInd w:w="0" w:type="dxa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rsid w:val="00F56CD7"/>
    <w:tblPr>
      <w:tblStyleRowBandSize w:val="1"/>
      <w:tblStyleColBandSize w:val="1"/>
      <w:tblInd w:w="0" w:type="dxa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rsid w:val="00F56CD7"/>
    <w:tblPr>
      <w:tblStyleRowBandSize w:val="1"/>
      <w:tblStyleColBandSize w:val="1"/>
      <w:tblInd w:w="0" w:type="dxa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styleId="ab">
    <w:name w:val="Hyperlink"/>
    <w:uiPriority w:val="99"/>
    <w:unhideWhenUsed/>
    <w:rsid w:val="00F56CD7"/>
    <w:rPr>
      <w:color w:val="0000FF" w:themeColor="hyperlink"/>
      <w:u w:val="single"/>
    </w:rPr>
  </w:style>
  <w:style w:type="paragraph" w:styleId="ac">
    <w:name w:val="footnote text"/>
    <w:basedOn w:val="a"/>
    <w:link w:val="ad"/>
    <w:uiPriority w:val="99"/>
    <w:semiHidden/>
    <w:unhideWhenUsed/>
    <w:rsid w:val="00F56CD7"/>
    <w:pPr>
      <w:spacing w:after="40"/>
    </w:pPr>
    <w:rPr>
      <w:sz w:val="18"/>
    </w:rPr>
  </w:style>
  <w:style w:type="character" w:customStyle="1" w:styleId="ad">
    <w:name w:val="Текст сноски Знак"/>
    <w:link w:val="ac"/>
    <w:uiPriority w:val="99"/>
    <w:rsid w:val="00F56CD7"/>
    <w:rPr>
      <w:sz w:val="18"/>
    </w:rPr>
  </w:style>
  <w:style w:type="character" w:styleId="ae">
    <w:name w:val="footnote reference"/>
    <w:basedOn w:val="a0"/>
    <w:uiPriority w:val="99"/>
    <w:unhideWhenUsed/>
    <w:rsid w:val="00F56CD7"/>
    <w:rPr>
      <w:vertAlign w:val="superscript"/>
    </w:rPr>
  </w:style>
  <w:style w:type="paragraph" w:styleId="af">
    <w:name w:val="endnote text"/>
    <w:basedOn w:val="a"/>
    <w:link w:val="af0"/>
    <w:uiPriority w:val="99"/>
    <w:semiHidden/>
    <w:unhideWhenUsed/>
    <w:rsid w:val="00F56CD7"/>
    <w:rPr>
      <w:sz w:val="20"/>
    </w:rPr>
  </w:style>
  <w:style w:type="character" w:customStyle="1" w:styleId="af0">
    <w:name w:val="Текст концевой сноски Знак"/>
    <w:link w:val="af"/>
    <w:uiPriority w:val="99"/>
    <w:rsid w:val="00F56CD7"/>
    <w:rPr>
      <w:sz w:val="20"/>
    </w:rPr>
  </w:style>
  <w:style w:type="character" w:styleId="af1">
    <w:name w:val="endnote reference"/>
    <w:basedOn w:val="a0"/>
    <w:uiPriority w:val="99"/>
    <w:semiHidden/>
    <w:unhideWhenUsed/>
    <w:rsid w:val="00F56CD7"/>
    <w:rPr>
      <w:vertAlign w:val="superscript"/>
    </w:rPr>
  </w:style>
  <w:style w:type="paragraph" w:styleId="1">
    <w:name w:val="toc 1"/>
    <w:basedOn w:val="a"/>
    <w:next w:val="a"/>
    <w:uiPriority w:val="39"/>
    <w:unhideWhenUsed/>
    <w:rsid w:val="00F56CD7"/>
    <w:pPr>
      <w:spacing w:after="57"/>
    </w:pPr>
  </w:style>
  <w:style w:type="paragraph" w:styleId="21">
    <w:name w:val="toc 2"/>
    <w:basedOn w:val="a"/>
    <w:next w:val="a"/>
    <w:uiPriority w:val="39"/>
    <w:unhideWhenUsed/>
    <w:rsid w:val="00F56CD7"/>
    <w:pPr>
      <w:spacing w:after="57"/>
      <w:ind w:left="283"/>
    </w:pPr>
  </w:style>
  <w:style w:type="paragraph" w:styleId="3">
    <w:name w:val="toc 3"/>
    <w:basedOn w:val="a"/>
    <w:next w:val="a"/>
    <w:uiPriority w:val="39"/>
    <w:unhideWhenUsed/>
    <w:rsid w:val="00F56CD7"/>
    <w:pPr>
      <w:spacing w:after="57"/>
      <w:ind w:left="567"/>
    </w:pPr>
  </w:style>
  <w:style w:type="paragraph" w:styleId="4">
    <w:name w:val="toc 4"/>
    <w:basedOn w:val="a"/>
    <w:next w:val="a"/>
    <w:uiPriority w:val="39"/>
    <w:unhideWhenUsed/>
    <w:rsid w:val="00F56CD7"/>
    <w:pPr>
      <w:spacing w:after="57"/>
      <w:ind w:left="850"/>
    </w:pPr>
  </w:style>
  <w:style w:type="paragraph" w:styleId="5">
    <w:name w:val="toc 5"/>
    <w:basedOn w:val="a"/>
    <w:next w:val="a"/>
    <w:uiPriority w:val="39"/>
    <w:unhideWhenUsed/>
    <w:rsid w:val="00F56CD7"/>
    <w:pPr>
      <w:spacing w:after="57"/>
      <w:ind w:left="1134"/>
    </w:pPr>
  </w:style>
  <w:style w:type="paragraph" w:styleId="6">
    <w:name w:val="toc 6"/>
    <w:basedOn w:val="a"/>
    <w:next w:val="a"/>
    <w:uiPriority w:val="39"/>
    <w:unhideWhenUsed/>
    <w:rsid w:val="00F56CD7"/>
    <w:pPr>
      <w:spacing w:after="57"/>
      <w:ind w:left="1417"/>
    </w:pPr>
  </w:style>
  <w:style w:type="paragraph" w:styleId="7">
    <w:name w:val="toc 7"/>
    <w:basedOn w:val="a"/>
    <w:next w:val="a"/>
    <w:uiPriority w:val="39"/>
    <w:unhideWhenUsed/>
    <w:rsid w:val="00F56CD7"/>
    <w:pPr>
      <w:spacing w:after="57"/>
      <w:ind w:left="1701"/>
    </w:pPr>
  </w:style>
  <w:style w:type="paragraph" w:styleId="8">
    <w:name w:val="toc 8"/>
    <w:basedOn w:val="a"/>
    <w:next w:val="a"/>
    <w:uiPriority w:val="39"/>
    <w:unhideWhenUsed/>
    <w:rsid w:val="00F56CD7"/>
    <w:pPr>
      <w:spacing w:after="57"/>
      <w:ind w:left="1984"/>
    </w:pPr>
  </w:style>
  <w:style w:type="paragraph" w:styleId="9">
    <w:name w:val="toc 9"/>
    <w:basedOn w:val="a"/>
    <w:next w:val="a"/>
    <w:uiPriority w:val="39"/>
    <w:unhideWhenUsed/>
    <w:rsid w:val="00F56CD7"/>
    <w:pPr>
      <w:spacing w:after="57"/>
      <w:ind w:left="2268"/>
    </w:pPr>
  </w:style>
  <w:style w:type="paragraph" w:styleId="af2">
    <w:name w:val="TOC Heading"/>
    <w:uiPriority w:val="39"/>
    <w:unhideWhenUsed/>
    <w:rsid w:val="00F56CD7"/>
  </w:style>
  <w:style w:type="paragraph" w:styleId="af3">
    <w:name w:val="table of figures"/>
    <w:basedOn w:val="a"/>
    <w:next w:val="a"/>
    <w:uiPriority w:val="99"/>
    <w:unhideWhenUsed/>
    <w:rsid w:val="00F56CD7"/>
  </w:style>
  <w:style w:type="table" w:customStyle="1" w:styleId="TableNormal">
    <w:name w:val="Table Normal"/>
    <w:uiPriority w:val="2"/>
    <w:semiHidden/>
    <w:unhideWhenUsed/>
    <w:qFormat/>
    <w:rsid w:val="00F56CD7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f4">
    <w:name w:val="Body Text"/>
    <w:basedOn w:val="a"/>
    <w:uiPriority w:val="1"/>
    <w:qFormat/>
    <w:rsid w:val="00F56CD7"/>
    <w:rPr>
      <w:sz w:val="28"/>
      <w:szCs w:val="28"/>
    </w:rPr>
  </w:style>
  <w:style w:type="paragraph" w:styleId="af5">
    <w:name w:val="List Paragraph"/>
    <w:basedOn w:val="a"/>
    <w:uiPriority w:val="1"/>
    <w:qFormat/>
    <w:rsid w:val="00F56CD7"/>
    <w:pPr>
      <w:ind w:left="403"/>
    </w:pPr>
  </w:style>
  <w:style w:type="paragraph" w:customStyle="1" w:styleId="TableParagraph">
    <w:name w:val="Table Paragraph"/>
    <w:basedOn w:val="a"/>
    <w:uiPriority w:val="1"/>
    <w:qFormat/>
    <w:rsid w:val="00F56CD7"/>
  </w:style>
  <w:style w:type="paragraph" w:styleId="af6">
    <w:name w:val="header"/>
    <w:basedOn w:val="a"/>
    <w:link w:val="af7"/>
    <w:uiPriority w:val="99"/>
    <w:semiHidden/>
    <w:unhideWhenUsed/>
    <w:rsid w:val="00474FB6"/>
    <w:pPr>
      <w:tabs>
        <w:tab w:val="center" w:pos="4677"/>
        <w:tab w:val="right" w:pos="9355"/>
      </w:tabs>
    </w:pPr>
  </w:style>
  <w:style w:type="character" w:customStyle="1" w:styleId="af7">
    <w:name w:val="Верхний колонтитул Знак"/>
    <w:basedOn w:val="a0"/>
    <w:link w:val="af6"/>
    <w:uiPriority w:val="99"/>
    <w:semiHidden/>
    <w:rsid w:val="00474FB6"/>
    <w:rPr>
      <w:rFonts w:ascii="Times New Roman" w:eastAsia="Times New Roman" w:hAnsi="Times New Roman" w:cs="Times New Roman"/>
      <w:lang w:val="ru-RU"/>
    </w:rPr>
  </w:style>
  <w:style w:type="paragraph" w:styleId="af8">
    <w:name w:val="footer"/>
    <w:basedOn w:val="a"/>
    <w:link w:val="af9"/>
    <w:uiPriority w:val="99"/>
    <w:semiHidden/>
    <w:unhideWhenUsed/>
    <w:rsid w:val="00474FB6"/>
    <w:pPr>
      <w:tabs>
        <w:tab w:val="center" w:pos="4677"/>
        <w:tab w:val="right" w:pos="9355"/>
      </w:tabs>
    </w:pPr>
  </w:style>
  <w:style w:type="character" w:customStyle="1" w:styleId="af9">
    <w:name w:val="Нижний колонтитул Знак"/>
    <w:basedOn w:val="a0"/>
    <w:link w:val="af8"/>
    <w:uiPriority w:val="99"/>
    <w:semiHidden/>
    <w:rsid w:val="00474FB6"/>
    <w:rPr>
      <w:rFonts w:ascii="Times New Roman" w:eastAsia="Times New Roman" w:hAnsi="Times New Roman" w:cs="Times New Roman"/>
      <w:lang w:val="ru-RU"/>
    </w:rPr>
  </w:style>
  <w:style w:type="paragraph" w:styleId="afa">
    <w:name w:val="Revision"/>
    <w:hidden/>
    <w:uiPriority w:val="99"/>
    <w:semiHidden/>
    <w:rsid w:val="00474FB6"/>
    <w:pPr>
      <w:widowControl/>
    </w:pPr>
    <w:rPr>
      <w:rFonts w:ascii="Times New Roman" w:eastAsia="Times New Roman" w:hAnsi="Times New Roman" w:cs="Times New Roman"/>
      <w:lang w:val="ru-RU"/>
    </w:rPr>
  </w:style>
  <w:style w:type="paragraph" w:styleId="afb">
    <w:name w:val="Balloon Text"/>
    <w:basedOn w:val="a"/>
    <w:link w:val="afc"/>
    <w:uiPriority w:val="99"/>
    <w:semiHidden/>
    <w:unhideWhenUsed/>
    <w:rsid w:val="00474FB6"/>
    <w:rPr>
      <w:rFonts w:ascii="Tahoma" w:hAnsi="Tahoma" w:cs="Tahoma"/>
      <w:sz w:val="16"/>
      <w:szCs w:val="16"/>
    </w:rPr>
  </w:style>
  <w:style w:type="character" w:customStyle="1" w:styleId="afc">
    <w:name w:val="Текст выноски Знак"/>
    <w:basedOn w:val="a0"/>
    <w:link w:val="afb"/>
    <w:uiPriority w:val="99"/>
    <w:semiHidden/>
    <w:rsid w:val="00474FB6"/>
    <w:rPr>
      <w:rFonts w:ascii="Tahoma" w:eastAsia="Times New Roman" w:hAnsi="Tahoma" w:cs="Tahoma"/>
      <w:sz w:val="16"/>
      <w:szCs w:val="16"/>
      <w:lang w:val="ru-RU"/>
    </w:rPr>
  </w:style>
  <w:style w:type="character" w:styleId="afd">
    <w:name w:val="FollowedHyperlink"/>
    <w:basedOn w:val="a0"/>
    <w:uiPriority w:val="99"/>
    <w:semiHidden/>
    <w:unhideWhenUsed/>
    <w:rsid w:val="00292B3C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1.jpeg"/><Relationship Id="rId7" Type="http://schemas.openxmlformats.org/officeDocument/2006/relationships/hyperlink" Target="https://github.com/" TargetMode="Externa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s://git-scm.com/" TargetMode="Externa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mailto:git@github.com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498</Words>
  <Characters>2840</Characters>
  <Application>Microsoft Office Word</Application>
  <DocSecurity>0</DocSecurity>
  <Lines>23</Lines>
  <Paragraphs>6</Paragraphs>
  <ScaleCrop>false</ScaleCrop>
  <Company/>
  <LinksUpToDate>false</LinksUpToDate>
  <CharactersWithSpaces>3332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laa</dc:creator>
  <cp:lastModifiedBy>tabota</cp:lastModifiedBy>
  <cp:revision>4</cp:revision>
  <dcterms:created xsi:type="dcterms:W3CDTF">2023-02-12T11:45:00Z</dcterms:created>
  <dcterms:modified xsi:type="dcterms:W3CDTF">2023-02-14T04:32:00Z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2023-01-28T00:00:00Z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2023-02-12T00:00:00Z</vt:filetime>
  </property>
</Properties>
</file>